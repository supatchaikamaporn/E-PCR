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08A57C" w14:textId="77777777" w:rsidR="00CB4B7B" w:rsidRPr="00C002EF" w:rsidRDefault="00CB4B7B" w:rsidP="00991A87">
      <w:pPr>
        <w:spacing w:line="240" w:lineRule="auto"/>
        <w:jc w:val="center"/>
      </w:pPr>
      <w:bookmarkStart w:id="0" w:name="_Hlk528614422"/>
      <w:bookmarkEnd w:id="0"/>
      <w:r w:rsidRPr="00C002EF">
        <w:rPr>
          <w:noProof/>
        </w:rPr>
        <w:drawing>
          <wp:inline distT="0" distB="0" distL="0" distR="0" wp14:anchorId="43679A11" wp14:editId="788E4ECC">
            <wp:extent cx="1280160" cy="142097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raph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93" cy="14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804" w14:textId="77777777" w:rsidR="00CB4B7B" w:rsidRPr="00C002EF" w:rsidRDefault="00CB4B7B" w:rsidP="00991A87">
      <w:pPr>
        <w:pStyle w:val="Title"/>
        <w:spacing w:line="240" w:lineRule="auto"/>
        <w:rPr>
          <w:b w:val="0"/>
          <w:bCs w:val="0"/>
          <w:sz w:val="32"/>
          <w:szCs w:val="32"/>
        </w:rPr>
      </w:pPr>
    </w:p>
    <w:p w14:paraId="675A86B7" w14:textId="77777777" w:rsidR="00CB4B7B" w:rsidRPr="00C002EF" w:rsidRDefault="00CB4B7B" w:rsidP="00991A87">
      <w:pPr>
        <w:pStyle w:val="Title"/>
        <w:spacing w:line="240" w:lineRule="auto"/>
      </w:pPr>
      <w:r w:rsidRPr="00C002EF">
        <w:rPr>
          <w:cs/>
        </w:rPr>
        <w:t>รายงานปฏิบัติงานสหกิจศึกษา</w:t>
      </w:r>
    </w:p>
    <w:p w14:paraId="2F531B46" w14:textId="1DB9ED60" w:rsidR="008840F4" w:rsidRPr="008840F4" w:rsidRDefault="008840F4" w:rsidP="008840F4">
      <w:pPr>
        <w:spacing w:line="240" w:lineRule="auto"/>
        <w:ind w:left="-180" w:right="-154"/>
        <w:jc w:val="center"/>
        <w:rPr>
          <w:rFonts w:hint="cs"/>
          <w:bCs/>
          <w:sz w:val="40"/>
          <w:szCs w:val="40"/>
          <w:cs/>
        </w:rPr>
      </w:pPr>
      <w:r>
        <w:rPr>
          <w:rFonts w:hint="cs"/>
          <w:b/>
          <w:bCs/>
          <w:sz w:val="40"/>
          <w:szCs w:val="40"/>
          <w:cs/>
        </w:rPr>
        <w:t>พัฒนา</w:t>
      </w:r>
      <w:r w:rsidR="00C376C9" w:rsidRPr="006A52C1">
        <w:rPr>
          <w:b/>
          <w:bCs/>
          <w:sz w:val="40"/>
          <w:szCs w:val="40"/>
          <w:cs/>
        </w:rPr>
        <w:t>ระบบ</w:t>
      </w:r>
      <w:r w:rsidR="00C376C9" w:rsidRPr="006A52C1">
        <w:rPr>
          <w:rFonts w:hint="cs"/>
          <w:bCs/>
          <w:sz w:val="40"/>
          <w:szCs w:val="40"/>
          <w:cs/>
        </w:rPr>
        <w:t>เปลี่ยนแปลงกระบวนการทำงาน</w:t>
      </w:r>
      <w:r w:rsidR="00C376C9" w:rsidRPr="006A52C1">
        <w:rPr>
          <w:bCs/>
          <w:sz w:val="40"/>
          <w:szCs w:val="40"/>
          <w:cs/>
        </w:rPr>
        <w:t xml:space="preserve"> </w:t>
      </w:r>
      <w:r>
        <w:rPr>
          <w:bCs/>
          <w:sz w:val="40"/>
          <w:szCs w:val="40"/>
        </w:rPr>
        <w:t>:</w:t>
      </w:r>
      <w:r>
        <w:rPr>
          <w:rFonts w:hint="cs"/>
          <w:bCs/>
          <w:sz w:val="40"/>
          <w:szCs w:val="40"/>
          <w:cs/>
        </w:rPr>
        <w:t>จากกรณีศึกษาระบบเปลี่ยนแปลงกระบวนการทำงาน ในส่วนของ</w:t>
      </w:r>
      <w:r w:rsidR="00C62E9C">
        <w:rPr>
          <w:rFonts w:hint="cs"/>
          <w:bCs/>
          <w:sz w:val="40"/>
          <w:szCs w:val="40"/>
          <w:cs/>
        </w:rPr>
        <w:t>การสร้าง</w:t>
      </w:r>
      <w:r>
        <w:rPr>
          <w:rFonts w:hint="cs"/>
          <w:bCs/>
          <w:sz w:val="40"/>
          <w:szCs w:val="40"/>
          <w:cs/>
        </w:rPr>
        <w:t>แบบฟอร์ม และจัดการคนอนุมัติของแผนก</w:t>
      </w:r>
      <w:r w:rsidR="00C62E9C">
        <w:rPr>
          <w:rFonts w:hint="cs"/>
          <w:bCs/>
          <w:sz w:val="40"/>
          <w:szCs w:val="40"/>
          <w:cs/>
        </w:rPr>
        <w:t>ตรวจสอบคุณภาพ</w:t>
      </w:r>
    </w:p>
    <w:p w14:paraId="16F6002C" w14:textId="7B6DD528" w:rsidR="00CB4B7B" w:rsidRPr="00C002EF" w:rsidRDefault="00CB4B7B" w:rsidP="00991A87">
      <w:pPr>
        <w:spacing w:line="240" w:lineRule="auto"/>
        <w:rPr>
          <w:rFonts w:hint="cs"/>
          <w:b/>
          <w:bCs/>
        </w:rPr>
      </w:pPr>
    </w:p>
    <w:p w14:paraId="76714D2E" w14:textId="77777777" w:rsidR="00CB4B7B" w:rsidRPr="00C002EF" w:rsidRDefault="00CB4B7B" w:rsidP="00991A87">
      <w:pPr>
        <w:spacing w:line="240" w:lineRule="auto"/>
        <w:rPr>
          <w:b/>
          <w:bCs/>
        </w:rPr>
      </w:pPr>
    </w:p>
    <w:p w14:paraId="7E0F5D96" w14:textId="77777777" w:rsidR="00C376C9" w:rsidRPr="006A52C1" w:rsidRDefault="00C376C9" w:rsidP="00C376C9">
      <w:pPr>
        <w:pStyle w:val="Subtitle"/>
        <w:spacing w:line="240" w:lineRule="auto"/>
        <w:rPr>
          <w:bCs/>
          <w:color w:val="auto"/>
          <w:sz w:val="36"/>
          <w:szCs w:val="36"/>
        </w:rPr>
      </w:pPr>
      <w:r w:rsidRPr="006A52C1">
        <w:rPr>
          <w:rFonts w:hint="cs"/>
          <w:bCs/>
          <w:color w:val="auto"/>
          <w:sz w:val="36"/>
          <w:szCs w:val="36"/>
          <w:cs/>
        </w:rPr>
        <w:t>นางสาวกัลยรัตน์ รอดทอง</w:t>
      </w:r>
    </w:p>
    <w:p w14:paraId="7CDC6E14" w14:textId="77777777" w:rsidR="00CB4B7B" w:rsidRPr="00C002EF" w:rsidRDefault="00CB4B7B" w:rsidP="004D57AD">
      <w:pPr>
        <w:pStyle w:val="Subtitle"/>
        <w:spacing w:line="240" w:lineRule="auto"/>
        <w:jc w:val="both"/>
        <w:rPr>
          <w:b/>
          <w:bCs/>
          <w:color w:val="auto"/>
          <w:sz w:val="32"/>
          <w:szCs w:val="32"/>
        </w:rPr>
      </w:pPr>
    </w:p>
    <w:p w14:paraId="2F77F984" w14:textId="77777777" w:rsidR="00CB4B7B" w:rsidRPr="00C002EF" w:rsidRDefault="00CB4B7B" w:rsidP="00991A87">
      <w:pPr>
        <w:spacing w:line="240" w:lineRule="auto"/>
        <w:rPr>
          <w:b/>
          <w:bCs/>
        </w:rPr>
      </w:pPr>
    </w:p>
    <w:p w14:paraId="28AC075C" w14:textId="77777777" w:rsidR="00CB4B7B" w:rsidRPr="00C002EF" w:rsidRDefault="00CB4B7B" w:rsidP="00991A87">
      <w:pPr>
        <w:spacing w:line="240" w:lineRule="auto"/>
        <w:rPr>
          <w:b/>
          <w:bCs/>
        </w:rPr>
      </w:pPr>
    </w:p>
    <w:p w14:paraId="6AA3160F" w14:textId="77777777" w:rsidR="00CB4B7B" w:rsidRPr="00C002EF" w:rsidRDefault="00CB4B7B" w:rsidP="00991A87">
      <w:pPr>
        <w:pStyle w:val="Subtitle"/>
        <w:spacing w:line="240" w:lineRule="auto"/>
        <w:rPr>
          <w:rStyle w:val="SubtleEmphasis"/>
          <w:b/>
          <w:bCs/>
          <w:color w:val="auto"/>
        </w:rPr>
      </w:pPr>
      <w:r w:rsidRPr="00C002EF">
        <w:rPr>
          <w:rStyle w:val="SubtleEmphasis"/>
          <w:b/>
          <w:bCs/>
          <w:color w:val="auto"/>
          <w:cs/>
        </w:rPr>
        <w:t>สถานที่ปฏิบัติงาน</w:t>
      </w:r>
    </w:p>
    <w:p w14:paraId="0D921BCA" w14:textId="77777777" w:rsidR="00102C99" w:rsidRPr="00C002EF" w:rsidRDefault="00F111B7" w:rsidP="00991A87">
      <w:pPr>
        <w:pStyle w:val="Subtitle"/>
        <w:spacing w:line="240" w:lineRule="auto"/>
        <w:rPr>
          <w:b/>
          <w:bCs/>
          <w:color w:val="auto"/>
          <w:sz w:val="36"/>
          <w:szCs w:val="36"/>
        </w:rPr>
      </w:pPr>
      <w:r w:rsidRPr="00C002EF">
        <w:rPr>
          <w:rFonts w:hint="cs"/>
          <w:b/>
          <w:bCs/>
          <w:color w:val="auto"/>
          <w:sz w:val="36"/>
          <w:szCs w:val="36"/>
          <w:cs/>
        </w:rPr>
        <w:t>บริษัท สยาม เด็นโซ่ แมนูแฟคเจอริ่ง จำกัด</w:t>
      </w:r>
    </w:p>
    <w:p w14:paraId="3940BBCC" w14:textId="77777777" w:rsidR="00CB4B7B" w:rsidRPr="00C002EF" w:rsidRDefault="00CB4B7B" w:rsidP="00991A87">
      <w:pPr>
        <w:spacing w:line="240" w:lineRule="auto"/>
        <w:rPr>
          <w:sz w:val="36"/>
          <w:szCs w:val="36"/>
        </w:rPr>
      </w:pPr>
    </w:p>
    <w:p w14:paraId="0371496B" w14:textId="77777777" w:rsidR="00CB4B7B" w:rsidRPr="00C002EF" w:rsidRDefault="00CB4B7B" w:rsidP="00991A87">
      <w:pPr>
        <w:pStyle w:val="a3"/>
        <w:spacing w:line="240" w:lineRule="auto"/>
        <w:jc w:val="both"/>
      </w:pPr>
    </w:p>
    <w:p w14:paraId="2C1A4C37" w14:textId="77777777" w:rsidR="00991A87" w:rsidRPr="00C002EF" w:rsidRDefault="00991A87" w:rsidP="00991A87">
      <w:pPr>
        <w:pStyle w:val="a3"/>
        <w:spacing w:line="240" w:lineRule="auto"/>
        <w:jc w:val="both"/>
      </w:pPr>
    </w:p>
    <w:p w14:paraId="07EA9241" w14:textId="77777777" w:rsidR="00CB4B7B" w:rsidRPr="00C002EF" w:rsidRDefault="00CB4B7B" w:rsidP="00991A87">
      <w:pPr>
        <w:pStyle w:val="a3"/>
        <w:spacing w:line="240" w:lineRule="auto"/>
        <w:rPr>
          <w:b/>
          <w:bCs/>
        </w:rPr>
      </w:pPr>
      <w:r w:rsidRPr="00C002EF">
        <w:rPr>
          <w:b/>
          <w:bCs/>
          <w:cs/>
        </w:rPr>
        <w:t>รายงานนี้เป็นส่วนหนึ่งของวิชาสหกิจศึกษา หลักสูตรปริญญาวิทยาศาสตรบัณฑิต</w:t>
      </w:r>
    </w:p>
    <w:p w14:paraId="4CF98AE6" w14:textId="77777777" w:rsidR="00CB4B7B" w:rsidRPr="00C002EF" w:rsidRDefault="00CB4B7B" w:rsidP="00991A87">
      <w:pPr>
        <w:pStyle w:val="a3"/>
        <w:spacing w:line="240" w:lineRule="auto"/>
        <w:rPr>
          <w:b/>
          <w:bCs/>
        </w:rPr>
      </w:pPr>
      <w:r w:rsidRPr="00C002EF">
        <w:rPr>
          <w:b/>
          <w:bCs/>
          <w:cs/>
        </w:rPr>
        <w:t>สาขาวิชาวิศวกรรมซอฟต์แวร์ คณะวิทยาการสารสนเทศ  มหาวิทยาลัยบูรพา</w:t>
      </w:r>
    </w:p>
    <w:p w14:paraId="1C5277BE" w14:textId="03C2C08E" w:rsidR="00CB4B7B" w:rsidRPr="00C002EF" w:rsidRDefault="00CB4B7B" w:rsidP="00991A87">
      <w:pPr>
        <w:pStyle w:val="a3"/>
        <w:spacing w:line="240" w:lineRule="auto"/>
        <w:rPr>
          <w:b/>
          <w:bCs/>
        </w:rPr>
      </w:pPr>
      <w:r w:rsidRPr="00C002EF">
        <w:rPr>
          <w:b/>
          <w:bCs/>
          <w:cs/>
        </w:rPr>
        <w:t xml:space="preserve">ปีการศึกษา </w:t>
      </w:r>
      <w:r w:rsidR="0072715B" w:rsidRPr="00C002EF">
        <w:rPr>
          <w:b/>
          <w:bCs/>
        </w:rPr>
        <w:t>256</w:t>
      </w:r>
      <w:r w:rsidR="00C376C9">
        <w:rPr>
          <w:b/>
          <w:bCs/>
        </w:rPr>
        <w:t>3</w:t>
      </w:r>
    </w:p>
    <w:p w14:paraId="22C873DD" w14:textId="77777777" w:rsidR="00CB4B7B" w:rsidRPr="00C002EF" w:rsidRDefault="00CB4B7B" w:rsidP="00991A87">
      <w:pPr>
        <w:pStyle w:val="a3"/>
        <w:spacing w:line="240" w:lineRule="auto"/>
        <w:rPr>
          <w:b/>
          <w:bCs/>
          <w:cs/>
        </w:rPr>
        <w:sectPr w:rsidR="00CB4B7B" w:rsidRPr="00C002EF" w:rsidSect="00232BD9">
          <w:pgSz w:w="11906" w:h="16838" w:code="9"/>
          <w:pgMar w:top="2160" w:right="1152" w:bottom="1008" w:left="1872" w:header="0" w:footer="0" w:gutter="0"/>
          <w:cols w:space="708"/>
          <w:docGrid w:linePitch="435"/>
        </w:sectPr>
      </w:pPr>
      <w:r w:rsidRPr="00C002EF">
        <w:rPr>
          <w:b/>
          <w:bCs/>
          <w:cs/>
        </w:rPr>
        <w:t>ลิขสิทธิ์ของคณะวิทยาการสารสนเทศ  มหาวิทยาลัยบูรพา</w:t>
      </w:r>
    </w:p>
    <w:p w14:paraId="7F11B5D4" w14:textId="77777777" w:rsidR="00CB4B7B" w:rsidRPr="00C002EF" w:rsidRDefault="00CB4B7B" w:rsidP="00991A87">
      <w:pPr>
        <w:spacing w:line="240" w:lineRule="auto"/>
        <w:jc w:val="center"/>
        <w:rPr>
          <w:b/>
          <w:bCs/>
          <w:sz w:val="44"/>
          <w:szCs w:val="44"/>
        </w:rPr>
      </w:pPr>
      <w:r w:rsidRPr="00C002EF">
        <w:rPr>
          <w:b/>
          <w:bCs/>
          <w:sz w:val="44"/>
          <w:szCs w:val="44"/>
        </w:rPr>
        <w:lastRenderedPageBreak/>
        <w:t>COOPERATIVE EDUCATION</w:t>
      </w:r>
    </w:p>
    <w:p w14:paraId="03A2F2B6" w14:textId="6D6599A0" w:rsidR="00CB4B7B" w:rsidRDefault="00C376C9" w:rsidP="00991A87">
      <w:pPr>
        <w:spacing w:line="240" w:lineRule="auto"/>
        <w:jc w:val="center"/>
        <w:rPr>
          <w:b/>
          <w:sz w:val="40"/>
          <w:szCs w:val="40"/>
        </w:rPr>
      </w:pPr>
      <w:r w:rsidRPr="006A52C1">
        <w:rPr>
          <w:b/>
          <w:sz w:val="40"/>
          <w:szCs w:val="40"/>
        </w:rPr>
        <w:t>Process Change Report System</w:t>
      </w:r>
    </w:p>
    <w:p w14:paraId="01056AC9" w14:textId="3773508E" w:rsidR="00C376C9" w:rsidRPr="006A52C1" w:rsidRDefault="000D7DF1" w:rsidP="00C376C9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Create </w:t>
      </w:r>
      <w:r w:rsidR="00C376C9" w:rsidRPr="006A52C1">
        <w:rPr>
          <w:b/>
          <w:sz w:val="40"/>
          <w:szCs w:val="40"/>
        </w:rPr>
        <w:t>PCR form</w:t>
      </w:r>
      <w:r>
        <w:rPr>
          <w:b/>
          <w:sz w:val="40"/>
          <w:szCs w:val="40"/>
        </w:rPr>
        <w:t xml:space="preserve"> </w:t>
      </w:r>
      <w:r w:rsidRPr="006A52C1">
        <w:rPr>
          <w:b/>
          <w:sz w:val="40"/>
          <w:szCs w:val="40"/>
        </w:rPr>
        <w:t>Module</w:t>
      </w:r>
      <w:r w:rsidR="00C376C9" w:rsidRPr="006A52C1">
        <w:rPr>
          <w:b/>
          <w:sz w:val="40"/>
          <w:szCs w:val="40"/>
        </w:rPr>
        <w:t xml:space="preserve"> and Manage Role QA </w:t>
      </w:r>
      <w:r w:rsidRPr="006A52C1">
        <w:rPr>
          <w:b/>
          <w:sz w:val="40"/>
          <w:szCs w:val="40"/>
        </w:rPr>
        <w:t>Module</w:t>
      </w:r>
    </w:p>
    <w:p w14:paraId="6DC38655" w14:textId="77777777" w:rsidR="00C376C9" w:rsidRPr="00C002EF" w:rsidRDefault="00C376C9" w:rsidP="00991A87">
      <w:pPr>
        <w:spacing w:line="240" w:lineRule="auto"/>
        <w:jc w:val="center"/>
        <w:rPr>
          <w:b/>
          <w:bCs/>
        </w:rPr>
      </w:pPr>
    </w:p>
    <w:p w14:paraId="1D45DDD3" w14:textId="77777777" w:rsidR="00CB4B7B" w:rsidRPr="00C002EF" w:rsidRDefault="00CB4B7B" w:rsidP="00991A87">
      <w:pPr>
        <w:spacing w:line="240" w:lineRule="auto"/>
        <w:jc w:val="center"/>
        <w:rPr>
          <w:b/>
          <w:bCs/>
        </w:rPr>
      </w:pPr>
    </w:p>
    <w:p w14:paraId="1C5BB9DA" w14:textId="77777777" w:rsidR="00C33248" w:rsidRPr="00C002EF" w:rsidRDefault="00C33248" w:rsidP="00991A87">
      <w:pPr>
        <w:spacing w:line="240" w:lineRule="auto"/>
        <w:jc w:val="center"/>
        <w:rPr>
          <w:b/>
          <w:bCs/>
        </w:rPr>
      </w:pPr>
    </w:p>
    <w:p w14:paraId="05F59DA4" w14:textId="77777777" w:rsidR="00C33248" w:rsidRPr="00C002EF" w:rsidRDefault="00C33248" w:rsidP="00991A87">
      <w:pPr>
        <w:spacing w:line="240" w:lineRule="auto"/>
        <w:jc w:val="center"/>
        <w:rPr>
          <w:b/>
          <w:bCs/>
        </w:rPr>
      </w:pPr>
    </w:p>
    <w:p w14:paraId="3AAD4DF5" w14:textId="77777777" w:rsidR="00C33248" w:rsidRPr="00C002EF" w:rsidRDefault="00C33248" w:rsidP="00991A87">
      <w:pPr>
        <w:spacing w:line="240" w:lineRule="auto"/>
        <w:jc w:val="center"/>
        <w:rPr>
          <w:b/>
          <w:bCs/>
        </w:rPr>
      </w:pPr>
    </w:p>
    <w:p w14:paraId="25947E61" w14:textId="77777777" w:rsidR="00C33248" w:rsidRPr="00C002EF" w:rsidRDefault="00C33248" w:rsidP="00991A87">
      <w:pPr>
        <w:spacing w:line="240" w:lineRule="auto"/>
        <w:jc w:val="center"/>
        <w:rPr>
          <w:b/>
          <w:bCs/>
        </w:rPr>
      </w:pPr>
    </w:p>
    <w:p w14:paraId="4CC128ED" w14:textId="77777777" w:rsidR="00CB4B7B" w:rsidRPr="00C002EF" w:rsidRDefault="00CB4B7B" w:rsidP="00991A87">
      <w:pPr>
        <w:spacing w:line="240" w:lineRule="auto"/>
        <w:jc w:val="both"/>
        <w:rPr>
          <w:b/>
          <w:bCs/>
        </w:rPr>
      </w:pPr>
    </w:p>
    <w:p w14:paraId="294BF633" w14:textId="77777777" w:rsidR="00CB4B7B" w:rsidRPr="00C002EF" w:rsidRDefault="00CB4B7B" w:rsidP="00991A87">
      <w:pPr>
        <w:spacing w:line="240" w:lineRule="auto"/>
        <w:jc w:val="center"/>
        <w:rPr>
          <w:b/>
          <w:bCs/>
        </w:rPr>
      </w:pPr>
    </w:p>
    <w:p w14:paraId="7376ECC8" w14:textId="77777777" w:rsidR="00C376C9" w:rsidRPr="006A52C1" w:rsidRDefault="00C376C9" w:rsidP="00C376C9">
      <w:pPr>
        <w:spacing w:line="240" w:lineRule="auto"/>
        <w:jc w:val="center"/>
        <w:rPr>
          <w:b/>
          <w:sz w:val="36"/>
          <w:szCs w:val="36"/>
        </w:rPr>
      </w:pPr>
      <w:r w:rsidRPr="006A52C1">
        <w:rPr>
          <w:b/>
          <w:sz w:val="36"/>
          <w:szCs w:val="36"/>
        </w:rPr>
        <w:t>KANYARAT RODTONG</w:t>
      </w:r>
    </w:p>
    <w:p w14:paraId="02EE0897" w14:textId="77777777" w:rsidR="00CB4B7B" w:rsidRPr="00C002EF" w:rsidRDefault="00CB4B7B" w:rsidP="00991A87">
      <w:pPr>
        <w:spacing w:line="240" w:lineRule="auto"/>
        <w:jc w:val="center"/>
        <w:rPr>
          <w:b/>
          <w:bCs/>
        </w:rPr>
      </w:pPr>
    </w:p>
    <w:p w14:paraId="00CC354B" w14:textId="77777777" w:rsidR="00CB4B7B" w:rsidRPr="00C002EF" w:rsidRDefault="00CB4B7B" w:rsidP="00C33248">
      <w:pPr>
        <w:spacing w:line="240" w:lineRule="auto"/>
        <w:jc w:val="both"/>
        <w:rPr>
          <w:b/>
          <w:bCs/>
        </w:rPr>
      </w:pPr>
    </w:p>
    <w:p w14:paraId="352526B6" w14:textId="77777777" w:rsidR="00C33248" w:rsidRPr="00C002EF" w:rsidRDefault="00C33248" w:rsidP="00C33248">
      <w:pPr>
        <w:spacing w:line="240" w:lineRule="auto"/>
        <w:jc w:val="both"/>
        <w:rPr>
          <w:b/>
          <w:bCs/>
        </w:rPr>
      </w:pPr>
    </w:p>
    <w:p w14:paraId="6D4AE1E2" w14:textId="77777777" w:rsidR="00C33248" w:rsidRPr="00C002EF" w:rsidRDefault="00C33248" w:rsidP="00C33248">
      <w:pPr>
        <w:spacing w:line="240" w:lineRule="auto"/>
        <w:jc w:val="both"/>
        <w:rPr>
          <w:b/>
          <w:bCs/>
        </w:rPr>
      </w:pPr>
    </w:p>
    <w:p w14:paraId="6CC89CFD" w14:textId="77777777" w:rsidR="00C33248" w:rsidRPr="00C002EF" w:rsidRDefault="00C33248" w:rsidP="00C33248">
      <w:pPr>
        <w:spacing w:line="240" w:lineRule="auto"/>
        <w:jc w:val="both"/>
        <w:rPr>
          <w:b/>
          <w:bCs/>
        </w:rPr>
      </w:pPr>
    </w:p>
    <w:p w14:paraId="673B7E22" w14:textId="77777777" w:rsidR="00C33248" w:rsidRPr="00C002EF" w:rsidRDefault="00C33248" w:rsidP="00C33248">
      <w:pPr>
        <w:spacing w:line="240" w:lineRule="auto"/>
        <w:jc w:val="both"/>
        <w:rPr>
          <w:b/>
          <w:bCs/>
        </w:rPr>
      </w:pPr>
    </w:p>
    <w:p w14:paraId="1A125581" w14:textId="77777777" w:rsidR="00C33248" w:rsidRPr="00C002EF" w:rsidRDefault="00C33248" w:rsidP="00C33248">
      <w:pPr>
        <w:spacing w:line="240" w:lineRule="auto"/>
        <w:jc w:val="both"/>
        <w:rPr>
          <w:b/>
          <w:bCs/>
        </w:rPr>
      </w:pPr>
    </w:p>
    <w:p w14:paraId="4C66FB52" w14:textId="77777777" w:rsidR="00CC298C" w:rsidRPr="00C002EF" w:rsidRDefault="00CC298C" w:rsidP="00991A87">
      <w:pPr>
        <w:spacing w:line="240" w:lineRule="auto"/>
        <w:jc w:val="center"/>
        <w:rPr>
          <w:b/>
          <w:bCs/>
        </w:rPr>
      </w:pPr>
    </w:p>
    <w:p w14:paraId="25C4613E" w14:textId="77777777" w:rsidR="00CB4B7B" w:rsidRPr="00C002EF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C002EF">
        <w:rPr>
          <w:rFonts w:eastAsia="AngsanaNew"/>
          <w:b/>
          <w:bCs/>
        </w:rPr>
        <w:t>A REPORT SUBMITTED IN PARTIAL FULFILLMENT OF THE REQUIREMENT</w:t>
      </w:r>
    </w:p>
    <w:p w14:paraId="79D342F0" w14:textId="77777777" w:rsidR="00CB4B7B" w:rsidRPr="00C002EF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C002EF">
        <w:rPr>
          <w:rFonts w:eastAsia="AngsanaNew"/>
          <w:b/>
          <w:bCs/>
          <w:spacing w:val="-4"/>
        </w:rPr>
        <w:t>FOR THE BACHELOR DEGREE OF SCIENCE IN SOFTWARE ENGINEERING</w:t>
      </w:r>
      <w:r w:rsidRPr="00C002EF">
        <w:rPr>
          <w:rFonts w:eastAsia="AngsanaNew"/>
          <w:b/>
          <w:bCs/>
          <w:cs/>
        </w:rPr>
        <w:t xml:space="preserve"> </w:t>
      </w:r>
    </w:p>
    <w:p w14:paraId="38BBF2F7" w14:textId="77777777" w:rsidR="00CB4B7B" w:rsidRPr="00C002EF" w:rsidRDefault="00CB4B7B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C002EF">
        <w:rPr>
          <w:rFonts w:eastAsia="AngsanaNew"/>
          <w:b/>
          <w:bCs/>
        </w:rPr>
        <w:t>FACULTY OF INFORMATICS</w:t>
      </w:r>
      <w:r w:rsidR="008B33C1" w:rsidRPr="00C002EF">
        <w:rPr>
          <w:rFonts w:eastAsia="AngsanaNew"/>
          <w:b/>
          <w:bCs/>
        </w:rPr>
        <w:t xml:space="preserve">, </w:t>
      </w:r>
      <w:r w:rsidRPr="00C002EF">
        <w:rPr>
          <w:rFonts w:eastAsia="AngsanaNew"/>
          <w:b/>
          <w:bCs/>
        </w:rPr>
        <w:t>BURAPHA UNIVERSITY</w:t>
      </w:r>
    </w:p>
    <w:p w14:paraId="5CDD7FED" w14:textId="4B60F731" w:rsidR="004A5428" w:rsidRPr="00C002EF" w:rsidRDefault="00C376C9" w:rsidP="004A5428">
      <w:pPr>
        <w:pStyle w:val="a3"/>
        <w:spacing w:line="240" w:lineRule="auto"/>
        <w:rPr>
          <w:b/>
          <w:bCs/>
          <w:cs/>
        </w:rPr>
      </w:pPr>
      <w:r>
        <w:rPr>
          <w:b/>
          <w:bCs/>
        </w:rPr>
        <w:t>2020</w:t>
      </w:r>
      <w:r w:rsidR="00C33248" w:rsidRPr="00C002EF">
        <w:rPr>
          <w:rFonts w:hint="cs"/>
          <w:b/>
          <w:bCs/>
          <w:cs/>
        </w:rPr>
        <w:t>.</w:t>
      </w:r>
    </w:p>
    <w:p w14:paraId="05175B0C" w14:textId="0E93B691" w:rsidR="004A5428" w:rsidRPr="00C002EF" w:rsidRDefault="007B2E47" w:rsidP="004A5428">
      <w:pPr>
        <w:pStyle w:val="Default"/>
        <w:jc w:val="center"/>
        <w:rPr>
          <w:color w:val="auto"/>
          <w:sz w:val="40"/>
          <w:szCs w:val="40"/>
        </w:rPr>
      </w:pPr>
      <w:r w:rsidRPr="00C002EF">
        <w:rPr>
          <w:b/>
          <w:bCs/>
          <w:color w:val="auto"/>
          <w:sz w:val="40"/>
          <w:szCs w:val="40"/>
          <w:cs/>
        </w:rPr>
        <w:lastRenderedPageBreak/>
        <w:t>จดหมายน</w:t>
      </w:r>
      <w:r w:rsidRPr="00C002EF">
        <w:rPr>
          <w:rFonts w:hint="cs"/>
          <w:b/>
          <w:bCs/>
          <w:color w:val="auto"/>
          <w:sz w:val="40"/>
          <w:szCs w:val="40"/>
          <w:cs/>
        </w:rPr>
        <w:t>ำ</w:t>
      </w:r>
      <w:r w:rsidR="004A5428" w:rsidRPr="00C002EF">
        <w:rPr>
          <w:b/>
          <w:bCs/>
          <w:color w:val="auto"/>
          <w:sz w:val="40"/>
          <w:szCs w:val="40"/>
          <w:cs/>
        </w:rPr>
        <w:t>ส่งรายงานการปฏิบัติงานสหกิจศึกษา</w:t>
      </w:r>
      <w:r w:rsidR="004A5428" w:rsidRPr="00C002EF">
        <w:rPr>
          <w:color w:val="auto"/>
          <w:sz w:val="40"/>
          <w:szCs w:val="40"/>
          <w:cs/>
        </w:rPr>
        <w:t xml:space="preserve"> </w:t>
      </w:r>
    </w:p>
    <w:p w14:paraId="73A9C552" w14:textId="77777777" w:rsidR="004A5428" w:rsidRPr="00C002EF" w:rsidRDefault="004A5428" w:rsidP="004A5428">
      <w:pPr>
        <w:pStyle w:val="Default"/>
        <w:jc w:val="center"/>
        <w:rPr>
          <w:color w:val="auto"/>
          <w:sz w:val="40"/>
          <w:szCs w:val="40"/>
        </w:rPr>
      </w:pPr>
    </w:p>
    <w:p w14:paraId="6C0C7FB2" w14:textId="10EF5033" w:rsidR="004A5428" w:rsidRPr="00C002EF" w:rsidRDefault="004A5428" w:rsidP="004A5428">
      <w:pPr>
        <w:pStyle w:val="Default"/>
        <w:jc w:val="right"/>
        <w:rPr>
          <w:color w:val="auto"/>
          <w:sz w:val="32"/>
          <w:szCs w:val="32"/>
        </w:rPr>
      </w:pPr>
      <w:r w:rsidRPr="00C002EF">
        <w:rPr>
          <w:color w:val="auto"/>
          <w:sz w:val="32"/>
          <w:szCs w:val="32"/>
          <w:cs/>
        </w:rPr>
        <w:t>มหาวิทยาลัยบูรพา</w:t>
      </w:r>
    </w:p>
    <w:p w14:paraId="368BD38A" w14:textId="760B87D1" w:rsidR="004A5428" w:rsidRPr="00C002EF" w:rsidRDefault="004A5428" w:rsidP="004A5428">
      <w:pPr>
        <w:pStyle w:val="Default"/>
        <w:jc w:val="right"/>
        <w:rPr>
          <w:color w:val="auto"/>
          <w:sz w:val="32"/>
          <w:szCs w:val="32"/>
        </w:rPr>
      </w:pPr>
      <w:r w:rsidRPr="00C002EF">
        <w:rPr>
          <w:color w:val="auto"/>
          <w:sz w:val="32"/>
          <w:szCs w:val="32"/>
          <w:cs/>
        </w:rPr>
        <w:t xml:space="preserve">วันที่  เดือน พฤศจิกายน พ.ศ. </w:t>
      </w:r>
      <w:r w:rsidRPr="00C002EF">
        <w:rPr>
          <w:color w:val="auto"/>
          <w:sz w:val="32"/>
          <w:szCs w:val="32"/>
        </w:rPr>
        <w:t>256</w:t>
      </w:r>
      <w:r w:rsidR="00C376C9">
        <w:rPr>
          <w:color w:val="auto"/>
          <w:sz w:val="32"/>
          <w:szCs w:val="32"/>
        </w:rPr>
        <w:t>3</w:t>
      </w:r>
    </w:p>
    <w:p w14:paraId="5556FB0F" w14:textId="77777777" w:rsidR="004A5428" w:rsidRPr="00C002EF" w:rsidRDefault="004A5428" w:rsidP="004A5428">
      <w:pPr>
        <w:pStyle w:val="Default"/>
        <w:jc w:val="right"/>
        <w:rPr>
          <w:color w:val="auto"/>
          <w:sz w:val="32"/>
          <w:szCs w:val="32"/>
        </w:rPr>
      </w:pPr>
    </w:p>
    <w:p w14:paraId="2D3F22FC" w14:textId="77777777" w:rsidR="004A5428" w:rsidRPr="00C002EF" w:rsidRDefault="004A5428" w:rsidP="004A5428">
      <w:pPr>
        <w:pStyle w:val="Default"/>
        <w:rPr>
          <w:color w:val="auto"/>
          <w:sz w:val="32"/>
          <w:szCs w:val="32"/>
        </w:rPr>
      </w:pPr>
      <w:r w:rsidRPr="00C002EF">
        <w:rPr>
          <w:color w:val="auto"/>
          <w:sz w:val="32"/>
          <w:szCs w:val="32"/>
          <w:cs/>
        </w:rPr>
        <w:t xml:space="preserve">เรื่อง การส่งรายงานการปฏิบัติงานสหกิจศึกษา </w:t>
      </w:r>
    </w:p>
    <w:p w14:paraId="6A2DECD2" w14:textId="77777777" w:rsidR="004A5428" w:rsidRPr="00C002EF" w:rsidRDefault="004A5428" w:rsidP="004A5428">
      <w:pPr>
        <w:pStyle w:val="Default"/>
        <w:rPr>
          <w:color w:val="auto"/>
          <w:sz w:val="32"/>
          <w:szCs w:val="32"/>
        </w:rPr>
      </w:pPr>
      <w:r w:rsidRPr="00C002EF">
        <w:rPr>
          <w:color w:val="auto"/>
          <w:sz w:val="32"/>
          <w:szCs w:val="32"/>
          <w:cs/>
        </w:rPr>
        <w:t xml:space="preserve">เรียน อาจารย์ที่ปรึกษาสหกิจศึกษา สาขาวิชาวิศวกรรมซอฟต์แวร์ </w:t>
      </w:r>
    </w:p>
    <w:p w14:paraId="5D8A1A3F" w14:textId="170C1940" w:rsidR="004A5428" w:rsidRDefault="004A5428" w:rsidP="00C376C9">
      <w:pPr>
        <w:pStyle w:val="Default"/>
        <w:ind w:firstLine="720"/>
        <w:rPr>
          <w:color w:val="auto"/>
          <w:sz w:val="32"/>
          <w:szCs w:val="32"/>
        </w:rPr>
      </w:pPr>
      <w:r w:rsidRPr="00C002EF">
        <w:rPr>
          <w:color w:val="auto"/>
          <w:sz w:val="32"/>
          <w:szCs w:val="32"/>
          <w:cs/>
        </w:rPr>
        <w:t xml:space="preserve">ตามที่ข้าพเจ้า </w:t>
      </w:r>
      <w:r w:rsidR="00C376C9">
        <w:rPr>
          <w:rFonts w:hint="cs"/>
          <w:color w:val="auto"/>
          <w:sz w:val="32"/>
          <w:szCs w:val="32"/>
          <w:cs/>
        </w:rPr>
        <w:t>นางสาวกัลยรัตน์ รอดทอง</w:t>
      </w:r>
      <w:r w:rsidRPr="00C002EF">
        <w:rPr>
          <w:color w:val="auto"/>
          <w:sz w:val="32"/>
          <w:szCs w:val="32"/>
          <w:cs/>
        </w:rPr>
        <w:t xml:space="preserve"> รหัสนิสิต </w:t>
      </w:r>
      <w:r w:rsidR="00C376C9">
        <w:rPr>
          <w:rFonts w:hint="cs"/>
          <w:color w:val="auto"/>
          <w:sz w:val="32"/>
          <w:szCs w:val="32"/>
          <w:cs/>
        </w:rPr>
        <w:t>60160187</w:t>
      </w:r>
      <w:r w:rsidRPr="00C002EF">
        <w:rPr>
          <w:color w:val="auto"/>
          <w:sz w:val="32"/>
          <w:szCs w:val="32"/>
          <w:cs/>
        </w:rPr>
        <w:t xml:space="preserve"> นิสิตสาขาวิชาวิศวกรรมซอฟต์แวร์ คณะวิทยาการสารสนเทศ มหาวิทยาลัยบูรพา ได้รับอนุมัติให้ไปปฏิบัติงานสหกิจศึกษา ระหว่างวันที่ </w:t>
      </w:r>
      <w:r w:rsidR="00C376C9">
        <w:rPr>
          <w:rFonts w:hint="cs"/>
          <w:color w:val="auto"/>
          <w:sz w:val="32"/>
          <w:szCs w:val="32"/>
          <w:cs/>
        </w:rPr>
        <w:t>7</w:t>
      </w:r>
      <w:r w:rsidRPr="00C002EF">
        <w:rPr>
          <w:color w:val="auto"/>
          <w:sz w:val="32"/>
          <w:szCs w:val="32"/>
          <w:cs/>
        </w:rPr>
        <w:t xml:space="preserve"> </w:t>
      </w:r>
      <w:r w:rsidR="00C376C9">
        <w:rPr>
          <w:rFonts w:hint="cs"/>
          <w:color w:val="auto"/>
          <w:sz w:val="32"/>
          <w:szCs w:val="32"/>
          <w:cs/>
        </w:rPr>
        <w:t>กรกฎาคม</w:t>
      </w:r>
      <w:r w:rsidRPr="00C002EF">
        <w:rPr>
          <w:color w:val="auto"/>
          <w:sz w:val="32"/>
          <w:szCs w:val="32"/>
          <w:cs/>
        </w:rPr>
        <w:t xml:space="preserve"> พ.ศ. </w:t>
      </w:r>
      <w:r w:rsidRPr="00C002EF">
        <w:rPr>
          <w:color w:val="auto"/>
          <w:sz w:val="32"/>
          <w:szCs w:val="32"/>
        </w:rPr>
        <w:t>256</w:t>
      </w:r>
      <w:r w:rsidR="00C376C9">
        <w:rPr>
          <w:rFonts w:hint="cs"/>
          <w:color w:val="auto"/>
          <w:sz w:val="32"/>
          <w:szCs w:val="32"/>
          <w:cs/>
        </w:rPr>
        <w:t>3</w:t>
      </w:r>
      <w:r w:rsidRPr="00C002EF">
        <w:rPr>
          <w:color w:val="auto"/>
          <w:sz w:val="32"/>
          <w:szCs w:val="32"/>
          <w:cs/>
        </w:rPr>
        <w:t xml:space="preserve"> ถึงวันที่ </w:t>
      </w:r>
      <w:r w:rsidR="00C376C9">
        <w:rPr>
          <w:rFonts w:hint="cs"/>
          <w:color w:val="auto"/>
          <w:sz w:val="32"/>
          <w:szCs w:val="32"/>
          <w:cs/>
        </w:rPr>
        <w:t>30</w:t>
      </w:r>
      <w:r w:rsidRPr="00C002EF">
        <w:rPr>
          <w:color w:val="auto"/>
          <w:sz w:val="32"/>
          <w:szCs w:val="32"/>
          <w:cs/>
        </w:rPr>
        <w:t xml:space="preserve"> เดือน</w:t>
      </w:r>
      <w:r w:rsidR="00C376C9">
        <w:rPr>
          <w:rFonts w:hint="cs"/>
          <w:color w:val="auto"/>
          <w:sz w:val="32"/>
          <w:szCs w:val="32"/>
          <w:cs/>
        </w:rPr>
        <w:t>ตุลาคม</w:t>
      </w:r>
      <w:r w:rsidRPr="00C002EF">
        <w:rPr>
          <w:color w:val="auto"/>
          <w:sz w:val="32"/>
          <w:szCs w:val="32"/>
          <w:cs/>
        </w:rPr>
        <w:t xml:space="preserve"> พ.ศ. </w:t>
      </w:r>
      <w:r w:rsidRPr="00C002EF">
        <w:rPr>
          <w:color w:val="auto"/>
          <w:sz w:val="32"/>
          <w:szCs w:val="32"/>
        </w:rPr>
        <w:t>256</w:t>
      </w:r>
      <w:r w:rsidR="00C376C9">
        <w:rPr>
          <w:rFonts w:hint="cs"/>
          <w:color w:val="auto"/>
          <w:sz w:val="32"/>
          <w:szCs w:val="32"/>
          <w:cs/>
        </w:rPr>
        <w:t>3</w:t>
      </w:r>
      <w:r w:rsidRPr="00C002EF">
        <w:rPr>
          <w:color w:val="auto"/>
          <w:sz w:val="32"/>
          <w:szCs w:val="32"/>
          <w:cs/>
        </w:rPr>
        <w:t xml:space="preserve"> ในตำแหน่งนิสิตปฏิบัติงานสหกิจศึกษาที่</w:t>
      </w:r>
      <w:r w:rsidRPr="00C002EF">
        <w:rPr>
          <w:rFonts w:hint="cs"/>
          <w:color w:val="auto"/>
          <w:sz w:val="32"/>
          <w:szCs w:val="32"/>
          <w:cs/>
        </w:rPr>
        <w:t>บริษัท สยาม เด็นโซ่ แมนูแฟคเจอริ่ง จำกัด</w:t>
      </w:r>
      <w:r w:rsidRPr="00C002EF">
        <w:rPr>
          <w:color w:val="auto"/>
          <w:sz w:val="40"/>
          <w:szCs w:val="40"/>
          <w:cs/>
        </w:rPr>
        <w:t xml:space="preserve"> </w:t>
      </w:r>
      <w:r w:rsidR="00C376C9" w:rsidRPr="00C376C9">
        <w:rPr>
          <w:color w:val="auto"/>
          <w:sz w:val="32"/>
          <w:szCs w:val="32"/>
          <w:cs/>
        </w:rPr>
        <w:t>และได้รับมอบหมายจากสถานประกอบการ และพนักงานที่ปรึกษา (</w:t>
      </w:r>
      <w:r w:rsidR="00C376C9" w:rsidRPr="00C376C9">
        <w:rPr>
          <w:color w:val="auto"/>
          <w:sz w:val="32"/>
          <w:szCs w:val="32"/>
        </w:rPr>
        <w:t>Job Supervisor</w:t>
      </w:r>
      <w:r w:rsidR="00C376C9" w:rsidRPr="00C376C9">
        <w:rPr>
          <w:color w:val="auto"/>
          <w:sz w:val="32"/>
          <w:szCs w:val="32"/>
          <w:cs/>
        </w:rPr>
        <w:t>) ให้ทํารายงานเรื่อง.</w:t>
      </w:r>
      <w:r w:rsidR="00C376C9" w:rsidRPr="00C376C9">
        <w:rPr>
          <w:rFonts w:hint="cs"/>
          <w:color w:val="auto"/>
          <w:sz w:val="32"/>
          <w:szCs w:val="32"/>
          <w:cs/>
        </w:rPr>
        <w:t>ระบบเปลี่ยนแปลงกระบวนการทำงาน</w:t>
      </w:r>
      <w:r w:rsidR="00C376C9" w:rsidRPr="00C376C9">
        <w:rPr>
          <w:color w:val="auto"/>
          <w:sz w:val="32"/>
          <w:szCs w:val="32"/>
          <w:cs/>
        </w:rPr>
        <w:t xml:space="preserve">บัดนี้ข้าพเจ้าได้ปฏิบัติงานสหกิจศึกษาสิ้นสุดลงแล้ว การนี้จึงขอส่งรายงานการปฏิบัติงานสหกิจศึกษา จํานวน </w:t>
      </w:r>
      <w:r w:rsidR="00C376C9" w:rsidRPr="00C376C9">
        <w:rPr>
          <w:color w:val="auto"/>
          <w:sz w:val="32"/>
          <w:szCs w:val="32"/>
        </w:rPr>
        <w:t xml:space="preserve">1 </w:t>
      </w:r>
      <w:r w:rsidR="00C376C9" w:rsidRPr="00C376C9">
        <w:rPr>
          <w:color w:val="auto"/>
          <w:sz w:val="32"/>
          <w:szCs w:val="32"/>
          <w:cs/>
        </w:rPr>
        <w:t>เล่ม เพื่อดําเนินการให้คําแนะนําปรึกษาต่อไป</w:t>
      </w:r>
    </w:p>
    <w:p w14:paraId="46315B3B" w14:textId="77777777" w:rsidR="00C376C9" w:rsidRPr="00C002EF" w:rsidRDefault="00C376C9" w:rsidP="00C376C9">
      <w:pPr>
        <w:pStyle w:val="Default"/>
        <w:ind w:firstLine="720"/>
        <w:rPr>
          <w:color w:val="auto"/>
          <w:sz w:val="32"/>
          <w:szCs w:val="32"/>
        </w:rPr>
      </w:pPr>
    </w:p>
    <w:p w14:paraId="68A48E05" w14:textId="77777777" w:rsidR="004A5428" w:rsidRPr="00C002EF" w:rsidRDefault="004A5428" w:rsidP="004A5428">
      <w:pPr>
        <w:pStyle w:val="Default"/>
        <w:ind w:firstLine="720"/>
        <w:rPr>
          <w:color w:val="auto"/>
          <w:sz w:val="32"/>
          <w:szCs w:val="32"/>
        </w:rPr>
      </w:pPr>
      <w:r w:rsidRPr="00C002EF">
        <w:rPr>
          <w:color w:val="auto"/>
          <w:sz w:val="32"/>
          <w:szCs w:val="32"/>
          <w:cs/>
        </w:rPr>
        <w:t xml:space="preserve">จึงเรียนมาเพื่อโปรดพิจารณา </w:t>
      </w:r>
    </w:p>
    <w:p w14:paraId="161DD621" w14:textId="77777777" w:rsidR="004A5428" w:rsidRPr="00C002EF" w:rsidRDefault="004A5428" w:rsidP="004A5428">
      <w:pPr>
        <w:pStyle w:val="Default"/>
        <w:ind w:firstLine="720"/>
        <w:rPr>
          <w:color w:val="auto"/>
          <w:sz w:val="32"/>
          <w:szCs w:val="32"/>
        </w:rPr>
      </w:pPr>
    </w:p>
    <w:p w14:paraId="0BE93BF2" w14:textId="77777777" w:rsidR="004A5428" w:rsidRPr="00C002EF" w:rsidRDefault="004A5428" w:rsidP="004A5428">
      <w:pPr>
        <w:pStyle w:val="Default"/>
        <w:jc w:val="right"/>
        <w:rPr>
          <w:color w:val="auto"/>
          <w:sz w:val="32"/>
          <w:szCs w:val="32"/>
        </w:rPr>
      </w:pPr>
      <w:r w:rsidRPr="00C002EF">
        <w:rPr>
          <w:color w:val="auto"/>
          <w:sz w:val="32"/>
          <w:szCs w:val="32"/>
          <w:cs/>
        </w:rPr>
        <w:t xml:space="preserve">ขอแสดงความนับถือ </w:t>
      </w:r>
    </w:p>
    <w:p w14:paraId="11AC7167" w14:textId="77777777" w:rsidR="004A5428" w:rsidRPr="00C002EF" w:rsidRDefault="004A5428" w:rsidP="004A5428">
      <w:pPr>
        <w:pStyle w:val="Default"/>
        <w:jc w:val="right"/>
        <w:rPr>
          <w:color w:val="auto"/>
          <w:sz w:val="32"/>
          <w:szCs w:val="32"/>
        </w:rPr>
      </w:pPr>
    </w:p>
    <w:p w14:paraId="250CFF04" w14:textId="1BD6A864" w:rsidR="004A5428" w:rsidRPr="00C002EF" w:rsidRDefault="004A5428" w:rsidP="004A5428">
      <w:pPr>
        <w:pStyle w:val="a3"/>
        <w:spacing w:line="240" w:lineRule="auto"/>
        <w:jc w:val="right"/>
        <w:rPr>
          <w:cs/>
        </w:rPr>
      </w:pPr>
      <w:r w:rsidRPr="00C002EF">
        <w:rPr>
          <w:cs/>
        </w:rPr>
        <w:t>(นา</w:t>
      </w:r>
      <w:r w:rsidR="00C376C9">
        <w:rPr>
          <w:rFonts w:hint="cs"/>
          <w:cs/>
        </w:rPr>
        <w:t>งสาวกัลยรัตน์ รอดทอง</w:t>
      </w:r>
      <w:r w:rsidRPr="00C002EF">
        <w:rPr>
          <w:cs/>
        </w:rPr>
        <w:t>)</w:t>
      </w:r>
    </w:p>
    <w:p w14:paraId="12023C98" w14:textId="7CE53397" w:rsidR="00101C77" w:rsidRPr="00C002EF" w:rsidRDefault="004A5428" w:rsidP="00101C77">
      <w:pPr>
        <w:spacing w:before="0" w:after="160"/>
        <w:jc w:val="left"/>
      </w:pPr>
      <w:r w:rsidRPr="00C002EF">
        <w:rPr>
          <w:cs/>
        </w:rPr>
        <w:br w:type="page"/>
      </w:r>
    </w:p>
    <w:p w14:paraId="7ADB3D1A" w14:textId="710B6D12" w:rsidR="00101C77" w:rsidRPr="00C002EF" w:rsidRDefault="00101C77" w:rsidP="00101C77">
      <w:pPr>
        <w:tabs>
          <w:tab w:val="left" w:pos="1440"/>
        </w:tabs>
        <w:spacing w:line="240" w:lineRule="auto"/>
        <w:jc w:val="center"/>
        <w:rPr>
          <w:cs/>
        </w:rPr>
      </w:pPr>
      <w:r w:rsidRPr="00C002EF"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4580985" wp14:editId="7B0FF894">
                <wp:simplePos x="0" y="0"/>
                <wp:positionH relativeFrom="column">
                  <wp:posOffset>5486400</wp:posOffset>
                </wp:positionH>
                <wp:positionV relativeFrom="paragraph">
                  <wp:posOffset>-537210</wp:posOffset>
                </wp:positionV>
                <wp:extent cx="228600" cy="291465"/>
                <wp:effectExtent l="0" t="0" r="0" b="0"/>
                <wp:wrapNone/>
                <wp:docPr id="6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914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C656BF" id="Rectangle 67" o:spid="_x0000_s1026" style="position:absolute;margin-left:6in;margin-top:-42.3pt;width:18pt;height:22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" fillcolor="window" stroked="f" strokeweight="1pt">
                <v:path arrowok="t"/>
              </v:rect>
            </w:pict>
          </mc:Fallback>
        </mc:AlternateContent>
      </w:r>
      <w:r w:rsidRPr="00C002EF">
        <w:rPr>
          <w:rFonts w:hint="cs"/>
          <w:noProof/>
        </w:rPr>
        <w:drawing>
          <wp:anchor distT="0" distB="0" distL="114300" distR="114300" simplePos="0" relativeHeight="251659776" behindDoc="1" locked="0" layoutInCell="0" allowOverlap="1" wp14:anchorId="307212C7" wp14:editId="2EC04200">
            <wp:simplePos x="0" y="0"/>
            <wp:positionH relativeFrom="margin">
              <wp:align>center</wp:align>
            </wp:positionH>
            <wp:positionV relativeFrom="paragraph">
              <wp:posOffset>-241935</wp:posOffset>
            </wp:positionV>
            <wp:extent cx="933450" cy="88582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3FCE4" w14:textId="77777777" w:rsidR="00101C77" w:rsidRPr="00C002EF" w:rsidRDefault="00101C77" w:rsidP="00101C77">
      <w:pPr>
        <w:tabs>
          <w:tab w:val="left" w:pos="1440"/>
        </w:tabs>
        <w:spacing w:line="240" w:lineRule="auto"/>
        <w:jc w:val="center"/>
      </w:pPr>
    </w:p>
    <w:p w14:paraId="44C986C7" w14:textId="77777777" w:rsidR="00101C77" w:rsidRPr="00C002EF" w:rsidRDefault="00101C77" w:rsidP="00101C77">
      <w:pPr>
        <w:tabs>
          <w:tab w:val="left" w:pos="1440"/>
        </w:tabs>
        <w:spacing w:line="240" w:lineRule="auto"/>
        <w:jc w:val="center"/>
      </w:pPr>
      <w:r w:rsidRPr="00C002EF">
        <w:rPr>
          <w:rFonts w:hint="cs"/>
          <w:cs/>
        </w:rPr>
        <w:t>คณะวิทยาการสารสนเทศ  มหาวิทยาลัยบูรพา</w:t>
      </w:r>
    </w:p>
    <w:p w14:paraId="024452DE" w14:textId="77777777" w:rsidR="00101C77" w:rsidRPr="00C002EF" w:rsidRDefault="00101C77" w:rsidP="00101C77">
      <w:pPr>
        <w:tabs>
          <w:tab w:val="left" w:pos="1440"/>
        </w:tabs>
        <w:spacing w:line="240" w:lineRule="auto"/>
        <w:jc w:val="center"/>
        <w:rPr>
          <w:b/>
          <w:bCs/>
          <w:sz w:val="36"/>
          <w:szCs w:val="36"/>
        </w:rPr>
      </w:pPr>
      <w:r w:rsidRPr="00C002EF">
        <w:rPr>
          <w:rFonts w:hint="cs"/>
          <w:b/>
          <w:bCs/>
          <w:sz w:val="36"/>
          <w:szCs w:val="36"/>
          <w:cs/>
        </w:rPr>
        <w:t>ใบรับรองรายงานผลการปฏิบัติงานสหกิจศึกษา</w:t>
      </w:r>
    </w:p>
    <w:p w14:paraId="122BC892" w14:textId="321A5D5E" w:rsidR="00101C77" w:rsidRPr="00C002EF" w:rsidRDefault="00101C77" w:rsidP="00101C77">
      <w:pPr>
        <w:tabs>
          <w:tab w:val="left" w:pos="1440"/>
        </w:tabs>
        <w:spacing w:after="0" w:line="240" w:lineRule="auto"/>
        <w:ind w:left="720"/>
        <w:jc w:val="both"/>
      </w:pPr>
      <w:r w:rsidRPr="00C002EF">
        <w:rPr>
          <w:rFonts w:hint="cs"/>
          <w:cs/>
        </w:rPr>
        <w:t>หัวข้อโครงงาน</w:t>
      </w:r>
      <w:r w:rsidRPr="00C002EF">
        <w:tab/>
      </w:r>
      <w:r w:rsidRPr="00C002EF">
        <w:tab/>
      </w:r>
      <w:r w:rsidRPr="00C002EF">
        <w:rPr>
          <w:rFonts w:hint="cs"/>
          <w:u w:val="dotted"/>
          <w:cs/>
        </w:rPr>
        <w:t>ระบบ</w:t>
      </w:r>
      <w:r w:rsidR="00C376C9">
        <w:rPr>
          <w:rFonts w:hint="cs"/>
          <w:u w:val="dotted"/>
          <w:cs/>
        </w:rPr>
        <w:t>เปลี่ยนแปลงกระบวนการทำงาน</w:t>
      </w:r>
    </w:p>
    <w:p w14:paraId="34BA4C2E" w14:textId="68710043" w:rsidR="00101C77" w:rsidRPr="00C002EF" w:rsidRDefault="00101C77" w:rsidP="00101C77">
      <w:pPr>
        <w:tabs>
          <w:tab w:val="left" w:pos="1440"/>
        </w:tabs>
        <w:spacing w:after="0" w:line="240" w:lineRule="auto"/>
        <w:ind w:left="720"/>
        <w:jc w:val="both"/>
        <w:rPr>
          <w:u w:val="dotted"/>
        </w:rPr>
      </w:pPr>
      <w:r w:rsidRPr="00C002EF">
        <w:tab/>
      </w:r>
      <w:r w:rsidRPr="00C002EF">
        <w:tab/>
      </w:r>
      <w:r w:rsidRPr="00C002EF">
        <w:tab/>
      </w:r>
      <w:r w:rsidR="00C376C9">
        <w:rPr>
          <w:u w:val="dotted"/>
        </w:rPr>
        <w:t>Process Change Report System</w:t>
      </w:r>
    </w:p>
    <w:p w14:paraId="6A094199" w14:textId="5EE04AE6" w:rsidR="00101C77" w:rsidRPr="00C002EF" w:rsidRDefault="00101C77" w:rsidP="00101C77">
      <w:pPr>
        <w:tabs>
          <w:tab w:val="left" w:pos="1440"/>
        </w:tabs>
        <w:spacing w:after="0" w:line="240" w:lineRule="auto"/>
        <w:ind w:left="2138" w:hanging="1418"/>
        <w:rPr>
          <w:cs/>
        </w:rPr>
      </w:pPr>
      <w:r w:rsidRPr="00C002EF">
        <w:rPr>
          <w:rFonts w:hint="cs"/>
          <w:cs/>
        </w:rPr>
        <w:t xml:space="preserve">ชื่อนิสิต      </w:t>
      </w:r>
      <w:r w:rsidRPr="00C002EF">
        <w:tab/>
      </w:r>
      <w:r w:rsidRPr="00C002EF">
        <w:tab/>
      </w:r>
      <w:r w:rsidRPr="00C002EF">
        <w:tab/>
      </w:r>
      <w:r w:rsidRPr="00C002EF">
        <w:rPr>
          <w:rFonts w:hint="cs"/>
          <w:u w:val="dotted"/>
          <w:cs/>
        </w:rPr>
        <w:t>นา</w:t>
      </w:r>
      <w:r w:rsidR="00C376C9">
        <w:rPr>
          <w:rFonts w:hint="cs"/>
          <w:u w:val="dotted"/>
          <w:cs/>
        </w:rPr>
        <w:t>งสาวกัลยรัตน์ รอดทอง</w:t>
      </w:r>
    </w:p>
    <w:p w14:paraId="00266FF7" w14:textId="04576572" w:rsidR="00101C77" w:rsidRPr="00C002EF" w:rsidRDefault="00101C77" w:rsidP="00101C77">
      <w:pPr>
        <w:tabs>
          <w:tab w:val="left" w:pos="1440"/>
        </w:tabs>
        <w:spacing w:after="0" w:line="240" w:lineRule="auto"/>
        <w:ind w:left="2138" w:hanging="1418"/>
        <w:rPr>
          <w:cs/>
        </w:rPr>
      </w:pPr>
      <w:r w:rsidRPr="00C002EF">
        <w:rPr>
          <w:rFonts w:hint="cs"/>
          <w:cs/>
        </w:rPr>
        <w:t xml:space="preserve">รหัสประจำตัว  </w:t>
      </w:r>
      <w:r w:rsidRPr="00C002EF">
        <w:tab/>
      </w:r>
      <w:r w:rsidRPr="00C002EF">
        <w:tab/>
      </w:r>
      <w:r w:rsidRPr="00C002EF">
        <w:tab/>
      </w:r>
      <w:r w:rsidR="00C376C9">
        <w:rPr>
          <w:rFonts w:hint="cs"/>
          <w:u w:val="dotted"/>
          <w:cs/>
        </w:rPr>
        <w:t>60160187</w:t>
      </w:r>
    </w:p>
    <w:p w14:paraId="5DA200FD" w14:textId="10BCE912" w:rsidR="00101C77" w:rsidRPr="00C002EF" w:rsidRDefault="00101C77" w:rsidP="00101C77">
      <w:pPr>
        <w:tabs>
          <w:tab w:val="left" w:pos="1980"/>
        </w:tabs>
        <w:spacing w:after="0" w:line="240" w:lineRule="auto"/>
        <w:ind w:left="720"/>
      </w:pPr>
      <w:r w:rsidRPr="00C002EF">
        <w:rPr>
          <w:rFonts w:hint="cs"/>
          <w:cs/>
        </w:rPr>
        <w:t xml:space="preserve">อาจารย์ที่ปรึกษา      </w:t>
      </w:r>
      <w:r w:rsidRPr="00C002EF">
        <w:tab/>
      </w:r>
      <w:r w:rsidR="00C376C9">
        <w:rPr>
          <w:rFonts w:hint="cs"/>
          <w:u w:val="dotted"/>
          <w:cs/>
        </w:rPr>
        <w:t>ดร.ณัฐพร ภักดี</w:t>
      </w:r>
    </w:p>
    <w:p w14:paraId="2B0CD4D6" w14:textId="2AD9B8DF" w:rsidR="00101C77" w:rsidRPr="00C002EF" w:rsidRDefault="00101C77" w:rsidP="00101C77">
      <w:pPr>
        <w:tabs>
          <w:tab w:val="left" w:pos="1980"/>
        </w:tabs>
        <w:spacing w:after="0" w:line="240" w:lineRule="auto"/>
        <w:ind w:left="720"/>
        <w:rPr>
          <w:cs/>
        </w:rPr>
      </w:pPr>
      <w:r w:rsidRPr="00C002EF">
        <w:rPr>
          <w:rFonts w:hint="cs"/>
          <w:cs/>
        </w:rPr>
        <w:t xml:space="preserve">วันที่สอบ     </w:t>
      </w:r>
      <w:r w:rsidRPr="00C002EF">
        <w:tab/>
      </w:r>
      <w:r w:rsidRPr="00C002EF">
        <w:tab/>
      </w:r>
      <w:r w:rsidRPr="00C002EF">
        <w:rPr>
          <w:rFonts w:hint="cs"/>
          <w:cs/>
        </w:rPr>
        <w:tab/>
      </w:r>
      <w:r w:rsidRPr="00C002EF">
        <w:rPr>
          <w:rFonts w:hint="cs"/>
          <w:u w:val="dotted"/>
          <w:cs/>
        </w:rPr>
        <w:t>วันที่ เดือน</w:t>
      </w:r>
      <w:r w:rsidRPr="00C002EF">
        <w:rPr>
          <w:rFonts w:hint="cs"/>
          <w:cs/>
        </w:rPr>
        <w:t xml:space="preserve"> พ.ศ. 25</w:t>
      </w:r>
      <w:r w:rsidRPr="00C002EF">
        <w:t>6</w:t>
      </w:r>
      <w:r w:rsidR="00C376C9">
        <w:rPr>
          <w:rFonts w:hint="cs"/>
          <w:cs/>
        </w:rPr>
        <w:t>3</w:t>
      </w:r>
    </w:p>
    <w:p w14:paraId="264DDF53" w14:textId="08F3BD4D" w:rsidR="00101C77" w:rsidRPr="00C002EF" w:rsidRDefault="00101C77" w:rsidP="00101C77">
      <w:pPr>
        <w:spacing w:line="240" w:lineRule="auto"/>
        <w:rPr>
          <w:cs/>
        </w:rPr>
      </w:pPr>
      <w:r w:rsidRPr="00C002EF">
        <w:rPr>
          <w:rFonts w:hint="cs"/>
          <w:noProof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0" allowOverlap="1" wp14:anchorId="23471F81" wp14:editId="20B0B3C6">
                <wp:simplePos x="0" y="0"/>
                <wp:positionH relativeFrom="margin">
                  <wp:align>center</wp:align>
                </wp:positionH>
                <wp:positionV relativeFrom="paragraph">
                  <wp:posOffset>128905</wp:posOffset>
                </wp:positionV>
                <wp:extent cx="5212080" cy="0"/>
                <wp:effectExtent l="0" t="0" r="26670" b="19050"/>
                <wp:wrapTopAndBottom/>
                <wp:docPr id="65" name="Straight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2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A6C60" id="Straight Connector 65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from="0,10.15pt" to="410.4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" o:allowincell="f">
                <w10:wrap type="topAndBottom" anchorx="margin"/>
              </v:line>
            </w:pict>
          </mc:Fallback>
        </mc:AlternateContent>
      </w:r>
      <w:r w:rsidRPr="00C002EF">
        <w:rPr>
          <w:rFonts w:hint="cs"/>
          <w:noProof/>
        </w:rPr>
        <w:drawing>
          <wp:anchor distT="0" distB="0" distL="114300" distR="114300" simplePos="0" relativeHeight="251656704" behindDoc="1" locked="0" layoutInCell="0" allowOverlap="1" wp14:anchorId="7A906F14" wp14:editId="35ED6821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3931920" cy="3731260"/>
            <wp:effectExtent l="0" t="0" r="0" b="2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90000" contrast="-8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73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D34DE" w14:textId="77777777" w:rsidR="00101C77" w:rsidRPr="00C002EF" w:rsidRDefault="00101C77" w:rsidP="00101C77">
      <w:pPr>
        <w:tabs>
          <w:tab w:val="left" w:pos="1440"/>
          <w:tab w:val="left" w:pos="3600"/>
        </w:tabs>
        <w:spacing w:before="60" w:after="0" w:line="240" w:lineRule="auto"/>
        <w:jc w:val="center"/>
        <w:rPr>
          <w:rFonts w:eastAsia="Times New Roman"/>
        </w:rPr>
      </w:pPr>
      <w:r w:rsidRPr="00C002EF">
        <w:rPr>
          <w:rFonts w:eastAsia="Times New Roman" w:hint="cs"/>
          <w:cs/>
        </w:rPr>
        <w:t xml:space="preserve">รายงานผลการปฏิบัติงานสหกิจศึกษาฉบับนี้ได้ผ่านการเห็นชอบจากคณะกรรมการสอบ </w:t>
      </w:r>
    </w:p>
    <w:p w14:paraId="2261E797" w14:textId="77777777" w:rsidR="00101C77" w:rsidRPr="00C002EF" w:rsidRDefault="00101C77" w:rsidP="00101C77">
      <w:pPr>
        <w:tabs>
          <w:tab w:val="left" w:pos="1440"/>
          <w:tab w:val="left" w:pos="3600"/>
        </w:tabs>
        <w:spacing w:before="60" w:after="0" w:line="240" w:lineRule="auto"/>
        <w:jc w:val="center"/>
        <w:rPr>
          <w:rFonts w:eastAsia="Times New Roman"/>
        </w:rPr>
      </w:pPr>
      <w:r w:rsidRPr="00C002EF">
        <w:rPr>
          <w:rFonts w:eastAsia="Times New Roman" w:hint="cs"/>
          <w:cs/>
        </w:rPr>
        <w:t xml:space="preserve">ให้เป็นรายงานการปฏิบัติงานสหกิจศึกษาหลักสูตรวิทยาศาสตรบัณฑิต  </w:t>
      </w:r>
    </w:p>
    <w:p w14:paraId="20FE5583" w14:textId="77777777" w:rsidR="00101C77" w:rsidRPr="00C002EF" w:rsidRDefault="00101C77" w:rsidP="00101C77">
      <w:pPr>
        <w:tabs>
          <w:tab w:val="left" w:pos="1440"/>
          <w:tab w:val="left" w:pos="3600"/>
        </w:tabs>
        <w:spacing w:before="60" w:after="0" w:line="240" w:lineRule="auto"/>
        <w:jc w:val="center"/>
      </w:pPr>
      <w:r w:rsidRPr="00C002EF">
        <w:rPr>
          <w:rFonts w:eastAsia="Times New Roman" w:hint="cs"/>
          <w:cs/>
        </w:rPr>
        <w:t xml:space="preserve"> สาขาวิชาวิศวกรรมซอฟต์แวร์</w:t>
      </w:r>
    </w:p>
    <w:tbl>
      <w:tblPr>
        <w:tblpPr w:leftFromText="180" w:rightFromText="180" w:vertAnchor="text" w:horzAnchor="margin" w:tblpXSpec="center" w:tblpY="576"/>
        <w:tblW w:w="0" w:type="auto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101C77" w:rsidRPr="00C002EF" w14:paraId="15F68BB2" w14:textId="77777777" w:rsidTr="00101C77">
        <w:trPr>
          <w:trHeight w:val="1368"/>
        </w:trPr>
        <w:tc>
          <w:tcPr>
            <w:tcW w:w="4261" w:type="dxa"/>
            <w:hideMark/>
          </w:tcPr>
          <w:p w14:paraId="12BF4D94" w14:textId="77777777" w:rsidR="00101C77" w:rsidRPr="00C002EF" w:rsidRDefault="00101C77" w:rsidP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……………………………………</w:t>
            </w:r>
          </w:p>
          <w:p w14:paraId="5D0B773F" w14:textId="7D95FF7A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()</w:t>
            </w:r>
          </w:p>
          <w:p w14:paraId="1BEA9C48" w14:textId="77777777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ประธานกรรมการ</w:t>
            </w:r>
          </w:p>
        </w:tc>
        <w:tc>
          <w:tcPr>
            <w:tcW w:w="4261" w:type="dxa"/>
            <w:hideMark/>
          </w:tcPr>
          <w:p w14:paraId="127A3B51" w14:textId="77777777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……………………………………</w:t>
            </w:r>
          </w:p>
          <w:p w14:paraId="76425F00" w14:textId="7E76DB8F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()</w:t>
            </w:r>
          </w:p>
          <w:p w14:paraId="6B437543" w14:textId="77777777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กรรมการ</w:t>
            </w:r>
          </w:p>
        </w:tc>
      </w:tr>
      <w:tr w:rsidR="00101C77" w:rsidRPr="00C002EF" w14:paraId="240E5C0A" w14:textId="77777777" w:rsidTr="00101C77">
        <w:tc>
          <w:tcPr>
            <w:tcW w:w="4261" w:type="dxa"/>
          </w:tcPr>
          <w:p w14:paraId="2E59E4FC" w14:textId="77777777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both"/>
            </w:pPr>
          </w:p>
        </w:tc>
        <w:tc>
          <w:tcPr>
            <w:tcW w:w="4261" w:type="dxa"/>
          </w:tcPr>
          <w:p w14:paraId="49B26FAA" w14:textId="77777777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</w:pPr>
          </w:p>
          <w:p w14:paraId="5D72979C" w14:textId="77777777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……………………………………</w:t>
            </w:r>
          </w:p>
          <w:p w14:paraId="102F271F" w14:textId="77777777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(ผู้ช่วยศาสตราจารย์นวลศรี เด่นวัฒนา)</w:t>
            </w:r>
            <w:r w:rsidRPr="00C002EF">
              <w:rPr>
                <w:rFonts w:hint="cs"/>
                <w:cs/>
              </w:rPr>
              <w:br/>
              <w:t>ประธานหลักสูตรวิทยาศาสตรบัณฑิต</w:t>
            </w:r>
            <w:r w:rsidRPr="00C002EF">
              <w:rPr>
                <w:rFonts w:hint="cs"/>
                <w:cs/>
              </w:rPr>
              <w:br/>
            </w:r>
            <w:r w:rsidRPr="00C002EF">
              <w:rPr>
                <w:rFonts w:eastAsia="Times New Roman" w:hint="cs"/>
                <w:cs/>
              </w:rPr>
              <w:t>สาขาวิชาวิศวกรรมซอฟต์แวร์</w:t>
            </w:r>
          </w:p>
          <w:p w14:paraId="7BFC95DE" w14:textId="037F0C32" w:rsidR="00101C77" w:rsidRPr="00C002EF" w:rsidRDefault="00101C77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C002EF">
              <w:rPr>
                <w:rFonts w:hint="cs"/>
                <w:cs/>
              </w:rPr>
              <w:t>วันที่….. เดือน ………… พ.ศ. 25</w:t>
            </w:r>
            <w:r w:rsidRPr="00C002EF">
              <w:t>6</w:t>
            </w:r>
            <w:r w:rsidR="00C376C9">
              <w:rPr>
                <w:rFonts w:hint="cs"/>
                <w:cs/>
              </w:rPr>
              <w:t>3</w:t>
            </w:r>
          </w:p>
        </w:tc>
      </w:tr>
    </w:tbl>
    <w:p w14:paraId="55ED9ECF" w14:textId="77777777" w:rsidR="00101C77" w:rsidRPr="00C002EF" w:rsidRDefault="00101C77" w:rsidP="00101C77">
      <w:pPr>
        <w:spacing w:before="0" w:after="0" w:line="240" w:lineRule="auto"/>
        <w:jc w:val="left"/>
        <w:rPr>
          <w:rFonts w:cs="Angsana New"/>
          <w:cs/>
        </w:rPr>
        <w:sectPr w:rsidR="00101C77" w:rsidRPr="00C002EF">
          <w:pgSz w:w="11906" w:h="16838"/>
          <w:pgMar w:top="2160" w:right="1152" w:bottom="1008" w:left="1872" w:header="1008" w:footer="720" w:gutter="0"/>
          <w:pgNumType w:start="1"/>
          <w:cols w:space="720"/>
        </w:sectPr>
      </w:pPr>
    </w:p>
    <w:p w14:paraId="6F6E4E72" w14:textId="60153E5C" w:rsidR="004A5428" w:rsidRPr="00C002EF" w:rsidRDefault="004A5428" w:rsidP="00B66E17">
      <w:pPr>
        <w:pStyle w:val="Heading1"/>
        <w:numPr>
          <w:ilvl w:val="0"/>
          <w:numId w:val="0"/>
        </w:numPr>
        <w:rPr>
          <w:b w:val="0"/>
          <w:bCs w:val="0"/>
          <w:cs/>
        </w:rPr>
      </w:pPr>
      <w:bookmarkStart w:id="1" w:name="_Toc54854138"/>
      <w:r w:rsidRPr="00C002EF">
        <w:rPr>
          <w:cs/>
        </w:rPr>
        <w:lastRenderedPageBreak/>
        <w:t>กิตติกรรมประกาศ</w:t>
      </w:r>
      <w:bookmarkEnd w:id="1"/>
    </w:p>
    <w:p w14:paraId="2A0643CA" w14:textId="77777777" w:rsidR="004A5428" w:rsidRPr="00C002EF" w:rsidRDefault="004A5428" w:rsidP="004A5428">
      <w:pPr>
        <w:pStyle w:val="Default"/>
        <w:jc w:val="center"/>
        <w:rPr>
          <w:color w:val="auto"/>
          <w:sz w:val="40"/>
          <w:szCs w:val="40"/>
        </w:rPr>
      </w:pPr>
    </w:p>
    <w:p w14:paraId="289F5DFA" w14:textId="77777777" w:rsidR="00C376C9" w:rsidRPr="00E7272A" w:rsidRDefault="00C376C9" w:rsidP="00C376C9">
      <w:pPr>
        <w:tabs>
          <w:tab w:val="left" w:pos="3360"/>
        </w:tabs>
        <w:spacing w:line="240" w:lineRule="auto"/>
        <w:ind w:firstLine="720"/>
      </w:pPr>
      <w:r w:rsidRPr="00E7272A">
        <w:rPr>
          <w:cs/>
        </w:rPr>
        <w:t xml:space="preserve">รายงานผลการดำเนินการวิชาสหกิจศึกษาฉบับนี้ จะไม่สำเร็จลุล่วงหากปราศจากความ อนุเคราะห์และการสนับสนุนของบุคคลเหล่านี้ ซึ่งผู้ปฏิบัติงานสหกิจศึกษาใคร่ขอกราบขอบพระคุณอย่างสูงไว้ ณ โอกาสนี้ </w:t>
      </w:r>
    </w:p>
    <w:p w14:paraId="04E512B2" w14:textId="77777777" w:rsidR="00C376C9" w:rsidRPr="00E7272A" w:rsidRDefault="00C376C9" w:rsidP="00C376C9">
      <w:pPr>
        <w:tabs>
          <w:tab w:val="left" w:pos="3360"/>
        </w:tabs>
        <w:spacing w:line="240" w:lineRule="auto"/>
        <w:ind w:firstLine="720"/>
        <w:rPr>
          <w:cs/>
        </w:rPr>
      </w:pPr>
      <w:r w:rsidRPr="00E7272A">
        <w:t>1</w:t>
      </w:r>
      <w:r w:rsidRPr="00E7272A">
        <w:rPr>
          <w:cs/>
        </w:rPr>
        <w:t>)</w:t>
      </w:r>
      <w:r w:rsidRPr="00E7272A">
        <w:rPr>
          <w:rFonts w:hint="cs"/>
          <w:cs/>
        </w:rPr>
        <w:t xml:space="preserve">ดร. ณัฐพร </w:t>
      </w:r>
      <w:r w:rsidRPr="00E7272A">
        <w:rPr>
          <w:cs/>
        </w:rPr>
        <w:tab/>
      </w:r>
      <w:r w:rsidRPr="00E7272A">
        <w:rPr>
          <w:rFonts w:hint="cs"/>
          <w:cs/>
        </w:rPr>
        <w:t xml:space="preserve">ภักดี </w:t>
      </w:r>
      <w:r w:rsidRPr="00E7272A">
        <w:rPr>
          <w:cs/>
        </w:rPr>
        <w:tab/>
      </w:r>
      <w:r w:rsidRPr="00E7272A">
        <w:rPr>
          <w:cs/>
        </w:rPr>
        <w:tab/>
      </w:r>
      <w:r w:rsidRPr="00E7272A">
        <w:rPr>
          <w:cs/>
        </w:rPr>
        <w:tab/>
      </w:r>
      <w:r w:rsidRPr="00E7272A">
        <w:rPr>
          <w:rFonts w:hint="cs"/>
          <w:cs/>
        </w:rPr>
        <w:t>อาจารย์นิเทศ</w:t>
      </w:r>
    </w:p>
    <w:p w14:paraId="630AE618" w14:textId="77777777" w:rsidR="00C376C9" w:rsidRPr="00E7272A" w:rsidRDefault="00C376C9" w:rsidP="00C376C9">
      <w:pPr>
        <w:tabs>
          <w:tab w:val="left" w:pos="3360"/>
        </w:tabs>
        <w:spacing w:line="240" w:lineRule="auto"/>
        <w:ind w:firstLine="720"/>
      </w:pPr>
      <w:r w:rsidRPr="00E7272A">
        <w:t>2</w:t>
      </w:r>
      <w:r w:rsidRPr="00E7272A">
        <w:rPr>
          <w:cs/>
        </w:rPr>
        <w:t>)</w:t>
      </w:r>
      <w:r w:rsidRPr="00E7272A">
        <w:rPr>
          <w:rFonts w:hint="cs"/>
          <w:cs/>
        </w:rPr>
        <w:t>นางสาวกัณฑิมา</w:t>
      </w:r>
      <w:r w:rsidRPr="00E7272A">
        <w:rPr>
          <w:cs/>
        </w:rPr>
        <w:tab/>
      </w:r>
      <w:r w:rsidRPr="00E7272A">
        <w:rPr>
          <w:rFonts w:hint="cs"/>
          <w:cs/>
        </w:rPr>
        <w:t>หัตถารักษ์</w:t>
      </w:r>
      <w:r w:rsidRPr="00E7272A">
        <w:rPr>
          <w:cs/>
        </w:rPr>
        <w:tab/>
      </w:r>
      <w:r w:rsidRPr="00E7272A">
        <w:rPr>
          <w:cs/>
        </w:rPr>
        <w:tab/>
      </w:r>
      <w:r w:rsidRPr="00E7272A">
        <w:rPr>
          <w:cs/>
        </w:rPr>
        <w:tab/>
      </w:r>
      <w:r w:rsidRPr="00E7272A">
        <w:rPr>
          <w:rFonts w:hint="cs"/>
          <w:cs/>
        </w:rPr>
        <w:t>พนักงานที่ปรึกษา</w:t>
      </w:r>
    </w:p>
    <w:p w14:paraId="3429FFBC" w14:textId="77777777" w:rsidR="00C376C9" w:rsidRPr="00E7272A" w:rsidRDefault="00C376C9" w:rsidP="00C376C9">
      <w:pPr>
        <w:tabs>
          <w:tab w:val="left" w:pos="3360"/>
        </w:tabs>
        <w:spacing w:line="240" w:lineRule="auto"/>
        <w:ind w:firstLine="720"/>
      </w:pPr>
      <w:r w:rsidRPr="00E7272A">
        <w:t>3</w:t>
      </w:r>
      <w:r w:rsidRPr="00E7272A">
        <w:rPr>
          <w:cs/>
        </w:rPr>
        <w:t>)</w:t>
      </w:r>
      <w:r w:rsidRPr="00E7272A">
        <w:rPr>
          <w:rFonts w:hint="cs"/>
          <w:cs/>
        </w:rPr>
        <w:t>นายธนากร</w:t>
      </w:r>
      <w:r w:rsidRPr="00E7272A">
        <w:rPr>
          <w:cs/>
        </w:rPr>
        <w:tab/>
      </w:r>
      <w:r w:rsidRPr="00E7272A">
        <w:rPr>
          <w:rFonts w:hint="cs"/>
          <w:cs/>
        </w:rPr>
        <w:t>แนวเวียง</w:t>
      </w:r>
      <w:r w:rsidRPr="00E7272A">
        <w:rPr>
          <w:cs/>
        </w:rPr>
        <w:tab/>
      </w:r>
      <w:r w:rsidRPr="00E7272A">
        <w:rPr>
          <w:cs/>
        </w:rPr>
        <w:tab/>
      </w:r>
      <w:r w:rsidRPr="00E7272A">
        <w:rPr>
          <w:cs/>
        </w:rPr>
        <w:tab/>
      </w:r>
      <w:r w:rsidRPr="00E7272A">
        <w:rPr>
          <w:rFonts w:hint="cs"/>
          <w:cs/>
        </w:rPr>
        <w:t>พนักงานที่ปรึกษาร่วม</w:t>
      </w:r>
    </w:p>
    <w:p w14:paraId="4A44A10B" w14:textId="77777777" w:rsidR="00C376C9" w:rsidRPr="00E7272A" w:rsidRDefault="00C376C9" w:rsidP="00C376C9">
      <w:pPr>
        <w:tabs>
          <w:tab w:val="left" w:pos="3360"/>
        </w:tabs>
        <w:spacing w:line="240" w:lineRule="auto"/>
        <w:ind w:firstLine="720"/>
      </w:pPr>
      <w:r w:rsidRPr="00E7272A">
        <w:rPr>
          <w:rFonts w:hint="cs"/>
          <w:cs/>
        </w:rPr>
        <w:t>4</w:t>
      </w:r>
      <w:r w:rsidRPr="00E7272A">
        <w:rPr>
          <w:cs/>
        </w:rPr>
        <w:t>)</w:t>
      </w:r>
      <w:r w:rsidRPr="00E7272A">
        <w:rPr>
          <w:rFonts w:hint="cs"/>
          <w:cs/>
        </w:rPr>
        <w:t>นายเสรี</w:t>
      </w:r>
      <w:r w:rsidRPr="00E7272A">
        <w:rPr>
          <w:cs/>
        </w:rPr>
        <w:tab/>
      </w:r>
      <w:r w:rsidRPr="00E7272A">
        <w:rPr>
          <w:rFonts w:hint="cs"/>
          <w:cs/>
        </w:rPr>
        <w:t>จำนงค์ธรรม</w:t>
      </w:r>
      <w:r w:rsidRPr="00E7272A">
        <w:rPr>
          <w:cs/>
        </w:rPr>
        <w:tab/>
      </w:r>
      <w:r w:rsidRPr="00E7272A">
        <w:rPr>
          <w:cs/>
        </w:rPr>
        <w:tab/>
      </w:r>
      <w:r w:rsidRPr="00E7272A">
        <w:rPr>
          <w:rFonts w:hint="cs"/>
          <w:cs/>
        </w:rPr>
        <w:t>พนักงานที่ปรึกษาร่วม</w:t>
      </w:r>
    </w:p>
    <w:p w14:paraId="45E3035B" w14:textId="77777777" w:rsidR="00C376C9" w:rsidRPr="00E7272A" w:rsidRDefault="00C376C9" w:rsidP="00C376C9">
      <w:pPr>
        <w:spacing w:after="0" w:line="240" w:lineRule="auto"/>
        <w:ind w:firstLine="720"/>
      </w:pPr>
      <w:r w:rsidRPr="00E7272A">
        <w:rPr>
          <w:rFonts w:hint="cs"/>
          <w:cs/>
        </w:rPr>
        <w:t>ขอขอบพระคุณ ดร.ณัฐพร ภักดี อาจารย์นิเทศ ข้าพเจ้าขอบคุณสำหรับความรู้ในการปฏิบัติงานที่คอยช่วยเหลือให้คำแนะนำ รวมถึงการสละเวลาในการไปนิเทศสหกิจ ณ บริษัท สยามเด็นโซ่ แมนยูแฟคเจอริ่ง จำกัด และตลอดจนตรวจสอบความถูกต้องในการจัดทำเอกสารสหกิจศึกษา</w:t>
      </w:r>
    </w:p>
    <w:p w14:paraId="3104842A" w14:textId="77777777" w:rsidR="00C376C9" w:rsidRPr="00E7272A" w:rsidRDefault="00C376C9" w:rsidP="00C376C9">
      <w:pPr>
        <w:spacing w:after="0" w:line="240" w:lineRule="auto"/>
        <w:ind w:firstLine="720"/>
      </w:pPr>
      <w:r w:rsidRPr="00E7272A">
        <w:rPr>
          <w:rFonts w:hint="cs"/>
          <w:cs/>
        </w:rPr>
        <w:t>ขอขอบพระคุณนางสาวกัณฑิมา หัตถารักษ์ที่คอยช่วยดูแลเอาใจใส่ คอยให้คำแนะนำและแนะแนวทางในการทำงานในเรื่องต่าง ๆ ในระหว่างการฝึกปฏิบัติงานรวมไปถึงการช่วยแก้ไขปัญหาในด้านต่าง ๆ และคอยเตือนให้ข้อคิดในการรับฟังในเรื่องต่าง ๆ ที่เป็นประโยชน์ในการฝึกปฏิบัติสหกิจศึกษาในครั้งนี้ให้สำเร็จลุล่วงไปด้วยดี</w:t>
      </w:r>
    </w:p>
    <w:p w14:paraId="154F0B63" w14:textId="77777777" w:rsidR="00C376C9" w:rsidRPr="00E7272A" w:rsidRDefault="00C376C9" w:rsidP="00C376C9">
      <w:pPr>
        <w:spacing w:line="240" w:lineRule="auto"/>
        <w:ind w:firstLine="720"/>
      </w:pPr>
      <w:r w:rsidRPr="00E7272A">
        <w:rPr>
          <w:rFonts w:hint="cs"/>
          <w:cs/>
        </w:rPr>
        <w:t>ขอขอบพระคุณนายธนากร แนวเวียง และนายเสรี จำนงค์ธรรมที่คอยให้ความชวยเหลือในเรื่องของเครื่องมือที่ใช้ในการพัฒนาระบบ และเรื่องการคิดในการตอบปัญหาในเรื่องต่าง ๆ ตลอดจนแนะนำทุกอย่างที่เกี่ยวข้องกับหน้าที่ของการปฏิบัติสหกิจศึกษาในระยะเวลาการปกิบัติสหกิจศึกษา</w:t>
      </w:r>
    </w:p>
    <w:p w14:paraId="30079151" w14:textId="23A6E695" w:rsidR="007B2E47" w:rsidRPr="00C002EF" w:rsidRDefault="00C376C9" w:rsidP="00C376C9">
      <w:pPr>
        <w:spacing w:line="240" w:lineRule="auto"/>
        <w:ind w:firstLine="720"/>
      </w:pPr>
      <w:r w:rsidRPr="00E7272A">
        <w:rPr>
          <w:rFonts w:hint="cs"/>
          <w:cs/>
        </w:rPr>
        <w:t>นอกจากนี้ขอขอบพระคุณบุคลากรบริษัท สยาม เด็นโซ่ แมนูแฟคเจอริ่ง จำกัด และเพื่อนร่วมฝึกปฏิบัติสหกิจศึกษาในองค์กรเดียวกันทุกคนที่ไม่ได้เอ่ยนามในการทำงานร่วมกัน และสร้างบรรยากาศที่เป็นกันเองในระยะเวลาที่ปฏิบัติสหกิจศึกษาในครั้งนี้</w:t>
      </w:r>
    </w:p>
    <w:p w14:paraId="66775F78" w14:textId="0A443562" w:rsidR="007B2E47" w:rsidRPr="00C002EF" w:rsidRDefault="004A5428" w:rsidP="004A5428">
      <w:pPr>
        <w:pStyle w:val="a3"/>
        <w:spacing w:line="240" w:lineRule="auto"/>
        <w:jc w:val="right"/>
        <w:rPr>
          <w:cs/>
        </w:rPr>
      </w:pPr>
      <w:r w:rsidRPr="00C002EF">
        <w:rPr>
          <w:cs/>
        </w:rPr>
        <w:t>นา</w:t>
      </w:r>
      <w:r w:rsidR="00C376C9">
        <w:rPr>
          <w:rFonts w:hint="cs"/>
          <w:cs/>
        </w:rPr>
        <w:t>งสาวกัลยรัตน์ รอดทอง</w:t>
      </w:r>
    </w:p>
    <w:p w14:paraId="44C455E0" w14:textId="77777777" w:rsidR="007B2E47" w:rsidRPr="00C002EF" w:rsidRDefault="007B2E47">
      <w:pPr>
        <w:spacing w:before="0" w:after="160"/>
        <w:jc w:val="left"/>
        <w:rPr>
          <w:cs/>
        </w:rPr>
      </w:pPr>
      <w:r w:rsidRPr="00C002EF">
        <w:rPr>
          <w:cs/>
        </w:rPr>
        <w:br w:type="page"/>
      </w:r>
    </w:p>
    <w:p w14:paraId="09FA3B32" w14:textId="239D30B8" w:rsidR="007B2E47" w:rsidRDefault="007B2E47" w:rsidP="00C376C9">
      <w:pPr>
        <w:pStyle w:val="Default"/>
        <w:ind w:left="1440" w:hanging="1440"/>
        <w:rPr>
          <w:color w:val="auto"/>
          <w:sz w:val="32"/>
          <w:szCs w:val="32"/>
        </w:rPr>
      </w:pPr>
      <w:r w:rsidRPr="00C002EF">
        <w:rPr>
          <w:b/>
          <w:bCs/>
          <w:color w:val="auto"/>
          <w:sz w:val="32"/>
          <w:szCs w:val="32"/>
          <w:cs/>
        </w:rPr>
        <w:lastRenderedPageBreak/>
        <w:t xml:space="preserve">หัวข้อรายงาน </w:t>
      </w:r>
      <w:r w:rsidRPr="00C002EF">
        <w:rPr>
          <w:b/>
          <w:bCs/>
          <w:color w:val="auto"/>
          <w:sz w:val="32"/>
          <w:szCs w:val="32"/>
        </w:rPr>
        <w:tab/>
      </w:r>
      <w:r w:rsidRPr="00C002EF">
        <w:rPr>
          <w:b/>
          <w:bCs/>
          <w:color w:val="auto"/>
          <w:sz w:val="32"/>
          <w:szCs w:val="32"/>
        </w:rPr>
        <w:tab/>
      </w:r>
      <w:r w:rsidR="00C17FDA" w:rsidRPr="00C002EF">
        <w:rPr>
          <w:b/>
          <w:bCs/>
          <w:color w:val="auto"/>
          <w:sz w:val="32"/>
          <w:szCs w:val="32"/>
        </w:rPr>
        <w:tab/>
      </w:r>
      <w:r w:rsidR="00C376C9" w:rsidRPr="00337D0E">
        <w:rPr>
          <w:rFonts w:hint="cs"/>
          <w:color w:val="auto"/>
          <w:sz w:val="32"/>
          <w:szCs w:val="32"/>
          <w:cs/>
        </w:rPr>
        <w:t>ระบบเปลี่ยนแปลงกระบวนการทำงาน</w:t>
      </w:r>
      <w:r w:rsidR="00C376C9" w:rsidRPr="00337D0E">
        <w:rPr>
          <w:color w:val="auto"/>
          <w:sz w:val="32"/>
          <w:szCs w:val="32"/>
          <w:cs/>
        </w:rPr>
        <w:t xml:space="preserve"> :  </w:t>
      </w:r>
      <w:r w:rsidR="00C376C9" w:rsidRPr="00337D0E">
        <w:rPr>
          <w:rFonts w:hint="cs"/>
          <w:color w:val="auto"/>
          <w:sz w:val="32"/>
          <w:szCs w:val="32"/>
          <w:cs/>
        </w:rPr>
        <w:t>มอดูล</w:t>
      </w:r>
      <w:r w:rsidR="00C376C9">
        <w:rPr>
          <w:rFonts w:hint="cs"/>
          <w:color w:val="auto"/>
          <w:sz w:val="32"/>
          <w:szCs w:val="32"/>
          <w:cs/>
        </w:rPr>
        <w:t xml:space="preserve">จัดการแบบฟอร์ม </w:t>
      </w:r>
      <w:r w:rsidR="00C376C9">
        <w:rPr>
          <w:color w:val="auto"/>
          <w:sz w:val="32"/>
          <w:szCs w:val="32"/>
        </w:rPr>
        <w:t xml:space="preserve">PCR </w:t>
      </w:r>
    </w:p>
    <w:p w14:paraId="6062D497" w14:textId="16F2B4A8" w:rsidR="00C376C9" w:rsidRPr="00C002EF" w:rsidRDefault="00C376C9" w:rsidP="00C376C9">
      <w:pPr>
        <w:pStyle w:val="Default"/>
        <w:ind w:left="1440" w:hanging="1440"/>
        <w:rPr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  <w:cs/>
        </w:rPr>
        <w:tab/>
      </w:r>
      <w:r>
        <w:rPr>
          <w:b/>
          <w:bCs/>
          <w:color w:val="auto"/>
          <w:sz w:val="32"/>
          <w:szCs w:val="32"/>
          <w:cs/>
        </w:rPr>
        <w:tab/>
      </w:r>
      <w:r>
        <w:rPr>
          <w:b/>
          <w:bCs/>
          <w:color w:val="auto"/>
          <w:sz w:val="32"/>
          <w:szCs w:val="32"/>
          <w:cs/>
        </w:rPr>
        <w:tab/>
      </w:r>
      <w:r>
        <w:rPr>
          <w:rFonts w:hint="cs"/>
          <w:color w:val="auto"/>
          <w:sz w:val="32"/>
          <w:szCs w:val="32"/>
          <w:cs/>
        </w:rPr>
        <w:t>ของการ</w:t>
      </w:r>
      <w:r w:rsidRPr="00337D0E">
        <w:rPr>
          <w:rFonts w:hint="cs"/>
          <w:color w:val="auto"/>
          <w:sz w:val="32"/>
          <w:szCs w:val="32"/>
          <w:cs/>
        </w:rPr>
        <w:t>สร้างแ</w:t>
      </w:r>
      <w:r>
        <w:rPr>
          <w:rFonts w:hint="cs"/>
          <w:color w:val="auto"/>
          <w:sz w:val="32"/>
          <w:szCs w:val="32"/>
          <w:cs/>
        </w:rPr>
        <w:t xml:space="preserve">บบฟอร์ม </w:t>
      </w:r>
      <w:r>
        <w:rPr>
          <w:color w:val="auto"/>
          <w:sz w:val="32"/>
          <w:szCs w:val="32"/>
        </w:rPr>
        <w:t>PCR</w:t>
      </w:r>
      <w:r w:rsidRPr="00337D0E">
        <w:rPr>
          <w:rFonts w:hint="cs"/>
          <w:color w:val="auto"/>
          <w:sz w:val="32"/>
          <w:szCs w:val="32"/>
          <w:cs/>
        </w:rPr>
        <w:t xml:space="preserve"> และมอดูล</w:t>
      </w:r>
      <w:r>
        <w:rPr>
          <w:rFonts w:hint="cs"/>
          <w:color w:val="auto"/>
          <w:sz w:val="32"/>
          <w:szCs w:val="32"/>
          <w:cs/>
        </w:rPr>
        <w:t>จัดการอนุมัติ</w:t>
      </w:r>
    </w:p>
    <w:p w14:paraId="5FBDAA14" w14:textId="622FEBE1" w:rsidR="007B2E47" w:rsidRPr="00C002EF" w:rsidRDefault="007B2E47" w:rsidP="007B2E47">
      <w:pPr>
        <w:pStyle w:val="Default"/>
        <w:rPr>
          <w:color w:val="auto"/>
          <w:sz w:val="32"/>
          <w:szCs w:val="32"/>
        </w:rPr>
      </w:pPr>
      <w:r w:rsidRPr="00C002EF">
        <w:rPr>
          <w:b/>
          <w:bCs/>
          <w:color w:val="auto"/>
          <w:sz w:val="32"/>
          <w:szCs w:val="32"/>
          <w:cs/>
        </w:rPr>
        <w:t xml:space="preserve">นิสิต </w:t>
      </w:r>
      <w:r w:rsidRPr="00C002EF">
        <w:rPr>
          <w:b/>
          <w:bCs/>
          <w:color w:val="auto"/>
          <w:sz w:val="32"/>
          <w:szCs w:val="32"/>
        </w:rPr>
        <w:tab/>
      </w:r>
      <w:r w:rsidRPr="00C002EF">
        <w:rPr>
          <w:b/>
          <w:bCs/>
          <w:color w:val="auto"/>
          <w:sz w:val="32"/>
          <w:szCs w:val="32"/>
        </w:rPr>
        <w:tab/>
      </w:r>
      <w:r w:rsidRPr="00C002EF">
        <w:rPr>
          <w:b/>
          <w:bCs/>
          <w:color w:val="auto"/>
          <w:sz w:val="32"/>
          <w:szCs w:val="32"/>
        </w:rPr>
        <w:tab/>
      </w:r>
      <w:r w:rsidR="00C17FDA" w:rsidRPr="00C002EF">
        <w:rPr>
          <w:rFonts w:hint="cs"/>
          <w:color w:val="auto"/>
          <w:sz w:val="32"/>
          <w:szCs w:val="32"/>
          <w:cs/>
        </w:rPr>
        <w:tab/>
      </w:r>
      <w:r w:rsidR="00C376C9" w:rsidRPr="00C376C9">
        <w:rPr>
          <w:rFonts w:hint="cs"/>
          <w:color w:val="auto"/>
          <w:sz w:val="32"/>
          <w:szCs w:val="32"/>
          <w:cs/>
        </w:rPr>
        <w:t>นางสาวกัลยรัตน์ รอดทอง</w:t>
      </w:r>
    </w:p>
    <w:p w14:paraId="0A32B4F5" w14:textId="37327B6C" w:rsidR="007B2E47" w:rsidRPr="00C002EF" w:rsidRDefault="007B2E47" w:rsidP="007B2E47">
      <w:pPr>
        <w:pStyle w:val="Default"/>
        <w:rPr>
          <w:color w:val="auto"/>
          <w:sz w:val="32"/>
          <w:szCs w:val="32"/>
        </w:rPr>
      </w:pPr>
      <w:r w:rsidRPr="00C002EF">
        <w:rPr>
          <w:b/>
          <w:bCs/>
          <w:color w:val="auto"/>
          <w:sz w:val="32"/>
          <w:szCs w:val="32"/>
          <w:cs/>
        </w:rPr>
        <w:t xml:space="preserve">รหัสประจาตัว </w:t>
      </w:r>
      <w:r w:rsidRPr="00C002EF">
        <w:rPr>
          <w:b/>
          <w:bCs/>
          <w:color w:val="auto"/>
          <w:sz w:val="32"/>
          <w:szCs w:val="32"/>
        </w:rPr>
        <w:tab/>
      </w:r>
      <w:r w:rsidRPr="00C002EF">
        <w:rPr>
          <w:b/>
          <w:bCs/>
          <w:color w:val="auto"/>
          <w:sz w:val="32"/>
          <w:szCs w:val="32"/>
        </w:rPr>
        <w:tab/>
      </w:r>
      <w:r w:rsidR="00C17FDA" w:rsidRPr="00C002EF">
        <w:rPr>
          <w:color w:val="auto"/>
          <w:sz w:val="32"/>
          <w:szCs w:val="32"/>
        </w:rPr>
        <w:tab/>
      </w:r>
      <w:r w:rsidR="00C376C9">
        <w:rPr>
          <w:rFonts w:hint="cs"/>
          <w:color w:val="auto"/>
          <w:sz w:val="32"/>
          <w:szCs w:val="32"/>
          <w:cs/>
        </w:rPr>
        <w:t>60160187</w:t>
      </w:r>
    </w:p>
    <w:p w14:paraId="5654DFDD" w14:textId="0F8EBA89" w:rsidR="007B2E47" w:rsidRPr="00C002EF" w:rsidRDefault="007B2E47" w:rsidP="007B2E47">
      <w:pPr>
        <w:pStyle w:val="Default"/>
        <w:rPr>
          <w:color w:val="auto"/>
          <w:sz w:val="32"/>
          <w:szCs w:val="32"/>
        </w:rPr>
      </w:pPr>
      <w:r w:rsidRPr="00C002EF">
        <w:rPr>
          <w:b/>
          <w:bCs/>
          <w:color w:val="auto"/>
          <w:sz w:val="32"/>
          <w:szCs w:val="32"/>
          <w:cs/>
        </w:rPr>
        <w:t xml:space="preserve">อาจารย์ที่ปรึกษาสหกิจ </w:t>
      </w:r>
      <w:r w:rsidRPr="00C002EF">
        <w:rPr>
          <w:b/>
          <w:bCs/>
          <w:color w:val="auto"/>
          <w:sz w:val="32"/>
          <w:szCs w:val="32"/>
        </w:rPr>
        <w:tab/>
      </w:r>
      <w:r w:rsidR="00C17FDA" w:rsidRPr="00C002EF">
        <w:rPr>
          <w:b/>
          <w:bCs/>
          <w:color w:val="auto"/>
          <w:sz w:val="32"/>
          <w:szCs w:val="32"/>
        </w:rPr>
        <w:tab/>
      </w:r>
      <w:r w:rsidR="00C376C9" w:rsidRPr="00C376C9">
        <w:rPr>
          <w:rFonts w:hint="cs"/>
          <w:color w:val="auto"/>
          <w:sz w:val="32"/>
          <w:szCs w:val="32"/>
          <w:cs/>
        </w:rPr>
        <w:t>ดร.ณัฐพร ภักดี</w:t>
      </w:r>
    </w:p>
    <w:p w14:paraId="1F707116" w14:textId="28429293" w:rsidR="007B2E47" w:rsidRPr="00C002EF" w:rsidRDefault="007B2E47" w:rsidP="007B2E47">
      <w:pPr>
        <w:pStyle w:val="Default"/>
        <w:rPr>
          <w:color w:val="auto"/>
          <w:sz w:val="32"/>
          <w:szCs w:val="32"/>
        </w:rPr>
      </w:pPr>
      <w:r w:rsidRPr="00C002EF">
        <w:rPr>
          <w:b/>
          <w:bCs/>
          <w:color w:val="auto"/>
          <w:sz w:val="32"/>
          <w:szCs w:val="32"/>
          <w:cs/>
        </w:rPr>
        <w:t xml:space="preserve">ระดับการศึกษา </w:t>
      </w:r>
      <w:r w:rsidR="00C17FDA" w:rsidRPr="00C002EF">
        <w:rPr>
          <w:rFonts w:hint="cs"/>
          <w:color w:val="auto"/>
          <w:sz w:val="32"/>
          <w:szCs w:val="32"/>
          <w:cs/>
        </w:rPr>
        <w:tab/>
      </w:r>
      <w:r w:rsidR="00C17FDA" w:rsidRPr="00C002EF">
        <w:rPr>
          <w:rFonts w:hint="cs"/>
          <w:color w:val="auto"/>
          <w:sz w:val="32"/>
          <w:szCs w:val="32"/>
          <w:cs/>
        </w:rPr>
        <w:tab/>
      </w:r>
      <w:r w:rsidR="00C17FDA" w:rsidRPr="00C002EF">
        <w:rPr>
          <w:rFonts w:hint="cs"/>
          <w:color w:val="auto"/>
          <w:sz w:val="32"/>
          <w:szCs w:val="32"/>
          <w:cs/>
        </w:rPr>
        <w:tab/>
      </w:r>
      <w:r w:rsidRPr="00C002EF">
        <w:rPr>
          <w:color w:val="auto"/>
          <w:sz w:val="32"/>
          <w:szCs w:val="32"/>
          <w:cs/>
        </w:rPr>
        <w:t>วิทยาศาสตรบัณฑิต สาขาวิชาวิศวกรรมซอฟต์แวร์</w:t>
      </w:r>
    </w:p>
    <w:p w14:paraId="37AF0B0C" w14:textId="0496CCFC" w:rsidR="007B2E47" w:rsidRPr="00C002EF" w:rsidRDefault="007B2E47" w:rsidP="007B2E47">
      <w:pPr>
        <w:pStyle w:val="Default"/>
        <w:rPr>
          <w:color w:val="auto"/>
          <w:sz w:val="32"/>
          <w:szCs w:val="32"/>
        </w:rPr>
      </w:pPr>
      <w:r w:rsidRPr="00C002EF">
        <w:rPr>
          <w:b/>
          <w:bCs/>
          <w:color w:val="auto"/>
          <w:sz w:val="32"/>
          <w:szCs w:val="32"/>
          <w:cs/>
        </w:rPr>
        <w:t xml:space="preserve">คณะ </w:t>
      </w:r>
      <w:r w:rsidR="00C17FDA" w:rsidRPr="00C002EF">
        <w:rPr>
          <w:rFonts w:hint="cs"/>
          <w:color w:val="auto"/>
          <w:sz w:val="32"/>
          <w:szCs w:val="32"/>
          <w:cs/>
        </w:rPr>
        <w:tab/>
      </w:r>
      <w:r w:rsidR="00C17FDA" w:rsidRPr="00C002EF">
        <w:rPr>
          <w:rFonts w:hint="cs"/>
          <w:color w:val="auto"/>
          <w:sz w:val="32"/>
          <w:szCs w:val="32"/>
          <w:cs/>
        </w:rPr>
        <w:tab/>
      </w:r>
      <w:r w:rsidR="00C17FDA" w:rsidRPr="00C002EF">
        <w:rPr>
          <w:rFonts w:hint="cs"/>
          <w:color w:val="auto"/>
          <w:sz w:val="32"/>
          <w:szCs w:val="32"/>
          <w:cs/>
        </w:rPr>
        <w:tab/>
      </w:r>
      <w:r w:rsidR="00C17FDA" w:rsidRPr="00C002EF">
        <w:rPr>
          <w:rFonts w:hint="cs"/>
          <w:color w:val="auto"/>
          <w:sz w:val="32"/>
          <w:szCs w:val="32"/>
          <w:cs/>
        </w:rPr>
        <w:tab/>
      </w:r>
      <w:r w:rsidRPr="00C002EF">
        <w:rPr>
          <w:color w:val="auto"/>
          <w:sz w:val="32"/>
          <w:szCs w:val="32"/>
          <w:cs/>
        </w:rPr>
        <w:t>คณะวิทยาการสารสนเทศ มหาวิทยาลัยบูรพา</w:t>
      </w:r>
    </w:p>
    <w:p w14:paraId="51478BB9" w14:textId="205ECD25" w:rsidR="007B2E47" w:rsidRPr="00C002EF" w:rsidRDefault="007B2E47" w:rsidP="007B2E47">
      <w:pPr>
        <w:pStyle w:val="Default"/>
        <w:rPr>
          <w:color w:val="auto"/>
          <w:sz w:val="32"/>
          <w:szCs w:val="32"/>
        </w:rPr>
      </w:pPr>
      <w:r w:rsidRPr="00C002EF">
        <w:rPr>
          <w:b/>
          <w:bCs/>
          <w:color w:val="auto"/>
          <w:sz w:val="32"/>
          <w:szCs w:val="32"/>
          <w:cs/>
        </w:rPr>
        <w:t xml:space="preserve">ปีการศึกษา </w:t>
      </w:r>
      <w:r w:rsidR="00C17FDA" w:rsidRPr="00C002EF">
        <w:rPr>
          <w:b/>
          <w:bCs/>
          <w:color w:val="auto"/>
          <w:sz w:val="32"/>
          <w:szCs w:val="32"/>
        </w:rPr>
        <w:tab/>
      </w:r>
      <w:r w:rsidR="00C17FDA" w:rsidRPr="00C002EF">
        <w:rPr>
          <w:b/>
          <w:bCs/>
          <w:color w:val="auto"/>
          <w:sz w:val="32"/>
          <w:szCs w:val="32"/>
        </w:rPr>
        <w:tab/>
      </w:r>
      <w:r w:rsidR="00C17FDA" w:rsidRPr="00C002EF">
        <w:rPr>
          <w:b/>
          <w:bCs/>
          <w:color w:val="auto"/>
          <w:sz w:val="32"/>
          <w:szCs w:val="32"/>
        </w:rPr>
        <w:tab/>
      </w:r>
      <w:r w:rsidR="00C17FDA" w:rsidRPr="00C002EF">
        <w:rPr>
          <w:color w:val="auto"/>
          <w:sz w:val="32"/>
          <w:szCs w:val="32"/>
        </w:rPr>
        <w:t>256</w:t>
      </w:r>
      <w:r w:rsidR="00C376C9">
        <w:rPr>
          <w:rFonts w:hint="cs"/>
          <w:color w:val="auto"/>
          <w:sz w:val="32"/>
          <w:szCs w:val="32"/>
          <w:cs/>
        </w:rPr>
        <w:t>3</w:t>
      </w:r>
    </w:p>
    <w:p w14:paraId="40C8132C" w14:textId="1151C8A9" w:rsidR="007B2E47" w:rsidRPr="00C002EF" w:rsidRDefault="007B2E47" w:rsidP="00B66E17">
      <w:pPr>
        <w:pStyle w:val="a2"/>
        <w:outlineLvl w:val="0"/>
      </w:pPr>
      <w:bookmarkStart w:id="2" w:name="_Toc54854139"/>
      <w:r w:rsidRPr="00C002EF">
        <w:rPr>
          <w:cs/>
        </w:rPr>
        <w:t>บทคัดย่อ</w:t>
      </w:r>
      <w:bookmarkEnd w:id="2"/>
    </w:p>
    <w:p w14:paraId="4C3CAEBD" w14:textId="77777777" w:rsidR="00C376C9" w:rsidRPr="004F0CE7" w:rsidRDefault="00C376C9" w:rsidP="00C376C9">
      <w:pPr>
        <w:ind w:firstLine="720"/>
        <w:rPr>
          <w:cs/>
        </w:rPr>
      </w:pPr>
      <w:r w:rsidRPr="004F0CE7">
        <w:rPr>
          <w:rFonts w:hint="cs"/>
          <w:cs/>
        </w:rPr>
        <w:t>ในการปฏิบัติสหกิจศึกษา ณ บริษัทสยามเด็นโซ่ แมนยูแฟคเจอริ่ง จำกัดได้รับหมอบหมายให้ปฏิบัติงานในตำแหน่งโปรแกรมเมอร์ ซึ่งผู้ปฏิบัติสหกิจศึกษาได้ระบผิดชอบระบบเปลี่ยนแปลงกระบวนการทำงาน (</w:t>
      </w:r>
      <w:r w:rsidRPr="004F0CE7">
        <w:t xml:space="preserve"> Pro</w:t>
      </w:r>
      <w:r>
        <w:t xml:space="preserve">cess Change Report </w:t>
      </w:r>
      <w:r>
        <w:rPr>
          <w:cs/>
        </w:rPr>
        <w:t xml:space="preserve">: </w:t>
      </w:r>
      <w:r>
        <w:t>PCR</w:t>
      </w:r>
      <w:r w:rsidRPr="004F0CE7">
        <w:rPr>
          <w:cs/>
        </w:rPr>
        <w:t xml:space="preserve"> </w:t>
      </w:r>
      <w:r w:rsidRPr="004F0CE7">
        <w:rPr>
          <w:rFonts w:hint="cs"/>
          <w:cs/>
        </w:rPr>
        <w:t>)</w:t>
      </w:r>
      <w:r>
        <w:rPr>
          <w:cs/>
        </w:rPr>
        <w:t xml:space="preserve"> </w:t>
      </w:r>
      <w:r>
        <w:rPr>
          <w:rFonts w:hint="cs"/>
          <w:cs/>
        </w:rPr>
        <w:t xml:space="preserve">โดยในการจัดทำระบบเป็นระบบใหม่ ผู้ปฏิบัติสหกิจศึกษารับผิดชอบทำตั้งแต่ขั้นตอนการเก็บความต้องการ การวิเคราะห์ความต้องการ การออกแบบหน้าจอและแผนภาพต่าง ๆ ในการวิเคราะห์และออกแบบสามารถแบ่งมอดูลการทำงานทั้งหมดได้แก่ มอดูลจัดการฟอร์มเปลี่ยนแปลงกระบวนการทำงาน มอดูลอนุมัติการเปลี่ยนแปลงกระบวนการทำงาน มอดูลอนุมัติผู้เข้าใช้งานระบบ มอดูลจัดการข้อมูลเปลี่ยนแปลงกระบวนการทำงาน มอดูลดูแบบฟอร์มเปลี่ยนแปลงกระบวนการทำงาน มอดูลส่งออกแบบฟอร์มเปลี่ยนแปลงกระบวนการทำงาน มอดูลจัดการบทบาทของแผนกคุณภาพ และมอดูลจัดการบทบาทของผู้ใช้งานทั้งระบบ โดยภาษาที่ใช้ในการพัฒนาระบบได้แก่ </w:t>
      </w:r>
      <w:r>
        <w:t xml:space="preserve">HTML ,CSS ,PHP ,SQL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 xml:space="preserve">ในส่วนของเครื่องมือที่ใช้ในการพัฒนาทำระบบได้แก่ </w:t>
      </w:r>
      <w:r>
        <w:t>Notepad</w:t>
      </w:r>
      <w:r>
        <w:rPr>
          <w:cs/>
        </w:rPr>
        <w:t xml:space="preserve">++ </w:t>
      </w:r>
      <w:r>
        <w:t>,Draw</w:t>
      </w:r>
      <w:r>
        <w:rPr>
          <w:cs/>
        </w:rPr>
        <w:t>.</w:t>
      </w:r>
      <w:r>
        <w:t xml:space="preserve">io </w:t>
      </w:r>
      <w:r>
        <w:rPr>
          <w:rFonts w:hint="cs"/>
          <w:cs/>
        </w:rPr>
        <w:t>เป็นต้น ซึ่งประโยชน์ในการจัดทำระบบเปลี่ยนแปลงกระบวนการทำงานคือช่วยในเรื่องอำนวยความสะดวกในการอนุมัติแบบฟอร์มเปลี่ยนแปลงกระบวนการทำงาน ลดความยุ่งยากในการเปลี่ยนแปลงกระบวนการทำงาน เป็นต้น</w:t>
      </w:r>
    </w:p>
    <w:p w14:paraId="0514AEB0" w14:textId="77777777" w:rsidR="00C17FDA" w:rsidRPr="00C002EF" w:rsidRDefault="00C17FDA" w:rsidP="00C17FDA">
      <w:pPr>
        <w:pStyle w:val="a3"/>
        <w:spacing w:line="240" w:lineRule="auto"/>
        <w:ind w:firstLine="720"/>
        <w:jc w:val="left"/>
        <w:rPr>
          <w:cs/>
        </w:rPr>
      </w:pPr>
    </w:p>
    <w:p w14:paraId="015E8AA7" w14:textId="77777777" w:rsidR="007B2E47" w:rsidRPr="00C002EF" w:rsidRDefault="007B2E47">
      <w:pPr>
        <w:spacing w:before="0" w:after="160"/>
        <w:jc w:val="left"/>
        <w:rPr>
          <w:cs/>
        </w:rPr>
      </w:pPr>
      <w:r w:rsidRPr="00C002EF">
        <w:rPr>
          <w:cs/>
        </w:rPr>
        <w:br w:type="page"/>
      </w:r>
    </w:p>
    <w:bookmarkStart w:id="3" w:name="_Toc54854140" w:displacedByCustomXml="next"/>
    <w:sdt>
      <w:sdtPr>
        <w:rPr>
          <w:rFonts w:ascii="TH SarabunPSK" w:eastAsia="TH SarabunPSK" w:hAnsi="TH SarabunPSK" w:cs="TH SarabunPSK"/>
          <w:color w:val="auto"/>
          <w:lang w:bidi="th-TH"/>
        </w:rPr>
        <w:id w:val="646626581"/>
        <w:docPartObj>
          <w:docPartGallery w:val="Table of Contents"/>
          <w:docPartUnique/>
        </w:docPartObj>
      </w:sdtPr>
      <w:sdtContent>
        <w:p w14:paraId="40E4940F" w14:textId="77777777" w:rsidR="00B66E17" w:rsidRDefault="00B66E17" w:rsidP="00D161EF">
          <w:pPr>
            <w:pStyle w:val="TOCHeading"/>
            <w:jc w:val="center"/>
            <w:outlineLvl w:val="0"/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lang w:bidi="th-TH"/>
            </w:rPr>
          </w:pPr>
          <w:r w:rsidRPr="00B66E17"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cs/>
              <w:lang w:bidi="th-TH"/>
            </w:rPr>
            <w:t>สารบัญ</w:t>
          </w:r>
          <w:bookmarkEnd w:id="3"/>
        </w:p>
        <w:p w14:paraId="78C7D38A" w14:textId="09206468" w:rsidR="00B81835" w:rsidRPr="00EF29B9" w:rsidRDefault="00EF29B9" w:rsidP="00EF29B9">
          <w:pPr>
            <w:spacing w:before="0" w:after="0"/>
            <w:jc w:val="left"/>
            <w:rPr>
              <w:b/>
              <w:bCs/>
              <w:cs/>
            </w:rPr>
          </w:pPr>
          <w:r>
            <w:rPr>
              <w:rFonts w:hint="cs"/>
              <w:b/>
              <w:bCs/>
              <w:cs/>
            </w:rPr>
            <w:t>บทที่</w:t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</w:r>
          <w:r>
            <w:rPr>
              <w:rFonts w:hint="cs"/>
              <w:b/>
              <w:bCs/>
              <w:cs/>
            </w:rPr>
            <w:tab/>
            <w:t xml:space="preserve">       </w:t>
          </w:r>
          <w:r w:rsidR="00B81835" w:rsidRPr="00EF29B9">
            <w:rPr>
              <w:rFonts w:hint="cs"/>
              <w:b/>
              <w:bCs/>
              <w:cs/>
            </w:rPr>
            <w:t>หน้า</w:t>
          </w:r>
        </w:p>
        <w:p w14:paraId="19ED09F8" w14:textId="7DB4C783" w:rsidR="00624246" w:rsidRDefault="00B66E17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r w:rsidRPr="00522032">
            <w:fldChar w:fldCharType="begin"/>
          </w:r>
          <w:r w:rsidRPr="00522032">
            <w:instrText xml:space="preserve"> TOC \o </w:instrText>
          </w:r>
          <w:r w:rsidRPr="00522032">
            <w:rPr>
              <w:cs/>
            </w:rPr>
            <w:instrText>"</w:instrText>
          </w:r>
          <w:r w:rsidRPr="00522032">
            <w:instrText>1</w:instrText>
          </w:r>
          <w:r w:rsidRPr="00522032">
            <w:rPr>
              <w:cs/>
            </w:rPr>
            <w:instrText>-</w:instrText>
          </w:r>
          <w:r w:rsidRPr="00522032">
            <w:instrText>3</w:instrText>
          </w:r>
          <w:r w:rsidRPr="00522032">
            <w:rPr>
              <w:cs/>
            </w:rPr>
            <w:instrText xml:space="preserve">" </w:instrText>
          </w:r>
          <w:r w:rsidRPr="00522032">
            <w:instrText xml:space="preserve">\h \z \u </w:instrText>
          </w:r>
          <w:r w:rsidRPr="00522032">
            <w:fldChar w:fldCharType="separate"/>
          </w:r>
          <w:hyperlink w:anchor="_Toc54854138" w:history="1">
            <w:r w:rsidR="00624246" w:rsidRPr="00C32C68">
              <w:rPr>
                <w:rStyle w:val="Hyperlink"/>
                <w:cs/>
              </w:rPr>
              <w:t>กิตติกรรมประกาศ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_Toc54854138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ก</w:t>
            </w:r>
            <w:r w:rsidR="00624246">
              <w:rPr>
                <w:webHidden/>
              </w:rPr>
              <w:fldChar w:fldCharType="end"/>
            </w:r>
          </w:hyperlink>
        </w:p>
        <w:p w14:paraId="35A435E7" w14:textId="5A56953E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39" w:history="1">
            <w:r w:rsidR="00624246" w:rsidRPr="00C32C68">
              <w:rPr>
                <w:rStyle w:val="Hyperlink"/>
                <w:cs/>
              </w:rPr>
              <w:t>บทคัดย่อ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_Toc54854139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ข</w:t>
            </w:r>
            <w:r w:rsidR="00624246">
              <w:rPr>
                <w:webHidden/>
              </w:rPr>
              <w:fldChar w:fldCharType="end"/>
            </w:r>
          </w:hyperlink>
        </w:p>
        <w:p w14:paraId="77B4AB57" w14:textId="40A210A6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40" w:history="1">
            <w:r w:rsidR="00624246" w:rsidRPr="00C32C68">
              <w:rPr>
                <w:rStyle w:val="Hyperlink"/>
                <w:b/>
                <w:bCs/>
                <w:cs/>
              </w:rPr>
              <w:t>สารบัญ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_Toc54854140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ค</w:t>
            </w:r>
            <w:r w:rsidR="00624246">
              <w:rPr>
                <w:webHidden/>
              </w:rPr>
              <w:fldChar w:fldCharType="end"/>
            </w:r>
          </w:hyperlink>
        </w:p>
        <w:p w14:paraId="691E334C" w14:textId="637AA141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41" w:history="1">
            <w:r w:rsidR="00624246" w:rsidRPr="00C32C68">
              <w:rPr>
                <w:rStyle w:val="Hyperlink"/>
                <w:b/>
                <w:bCs/>
                <w:cs/>
              </w:rPr>
              <w:t>สารบัญรูปภาพ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_Toc54854141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ฉ</w:t>
            </w:r>
            <w:r w:rsidR="00624246">
              <w:rPr>
                <w:webHidden/>
              </w:rPr>
              <w:fldChar w:fldCharType="end"/>
            </w:r>
          </w:hyperlink>
        </w:p>
        <w:p w14:paraId="46A2CCD7" w14:textId="11E220CC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42" w:history="1">
            <w:r w:rsidR="00624246" w:rsidRPr="00C32C68">
              <w:rPr>
                <w:rStyle w:val="Hyperlink"/>
                <w:b/>
                <w:bCs/>
                <w:cs/>
              </w:rPr>
              <w:t>สารบัญรูปภาพ(ต่อ)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_Toc54854142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ช</w:t>
            </w:r>
            <w:r w:rsidR="00624246">
              <w:rPr>
                <w:webHidden/>
              </w:rPr>
              <w:fldChar w:fldCharType="end"/>
            </w:r>
          </w:hyperlink>
        </w:p>
        <w:p w14:paraId="6E9932F6" w14:textId="418105F5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43" w:history="1">
            <w:r w:rsidR="00624246" w:rsidRPr="00C32C68">
              <w:rPr>
                <w:rStyle w:val="Hyperlink"/>
                <w:b/>
                <w:bCs/>
                <w:cs/>
              </w:rPr>
              <w:t>สารบัญรูปภาพ(ต่อ)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_Toc54854143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ซ</w:t>
            </w:r>
            <w:r w:rsidR="00624246">
              <w:rPr>
                <w:webHidden/>
              </w:rPr>
              <w:fldChar w:fldCharType="end"/>
            </w:r>
          </w:hyperlink>
        </w:p>
        <w:p w14:paraId="064505ED" w14:textId="433B99BE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44" w:history="1">
            <w:r w:rsidR="00624246" w:rsidRPr="00C32C68">
              <w:rPr>
                <w:rStyle w:val="Hyperlink"/>
                <w:b/>
                <w:bCs/>
                <w:cs/>
              </w:rPr>
              <w:t>สารบัญตาราง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_Toc54854144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ฌ</w:t>
            </w:r>
            <w:r w:rsidR="00624246">
              <w:rPr>
                <w:webHidden/>
              </w:rPr>
              <w:fldChar w:fldCharType="end"/>
            </w:r>
          </w:hyperlink>
        </w:p>
        <w:p w14:paraId="210100A2" w14:textId="0B64E33D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45" w:history="1">
            <w:r w:rsidR="00624246" w:rsidRPr="00C32C68">
              <w:rPr>
                <w:rStyle w:val="Hyperlink"/>
                <w:b/>
                <w:bCs/>
                <w:cs/>
              </w:rPr>
              <w:t>สารบัญตาราง(ต่อ)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_Toc54854145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ญ</w:t>
            </w:r>
            <w:r w:rsidR="00624246">
              <w:rPr>
                <w:webHidden/>
              </w:rPr>
              <w:fldChar w:fldCharType="end"/>
            </w:r>
          </w:hyperlink>
        </w:p>
        <w:p w14:paraId="3E820EC8" w14:textId="7A025DF0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46" w:history="1">
            <w:r w:rsidR="00624246" w:rsidRPr="00C32C68">
              <w:rPr>
                <w:rStyle w:val="Hyperlink"/>
                <w:cs/>
              </w:rPr>
              <w:t xml:space="preserve">บทที่ </w:t>
            </w:r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 xml:space="preserve"> บทนำ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_Toc54854146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1</w:t>
            </w:r>
            <w:r w:rsidR="00624246">
              <w:rPr>
                <w:webHidden/>
              </w:rPr>
              <w:fldChar w:fldCharType="end"/>
            </w:r>
          </w:hyperlink>
        </w:p>
        <w:p w14:paraId="1E7DF6E2" w14:textId="2B3F2EAB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47" w:history="1"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ข้อมูลของบริษัท สยาม เด็นโซ่ แมนยูแฟคเจอริ่ง จำกัด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_Toc54854147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</w:t>
            </w:r>
            <w:r w:rsidR="00624246">
              <w:rPr>
                <w:webHidden/>
              </w:rPr>
              <w:fldChar w:fldCharType="end"/>
            </w:r>
          </w:hyperlink>
        </w:p>
        <w:p w14:paraId="617508FA" w14:textId="1554945A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48" w:history="1"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สถานที่ตั้งสถานประกอบการ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_Toc54854148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</w:t>
            </w:r>
            <w:r w:rsidR="00624246">
              <w:rPr>
                <w:webHidden/>
              </w:rPr>
              <w:fldChar w:fldCharType="end"/>
            </w:r>
          </w:hyperlink>
        </w:p>
        <w:p w14:paraId="61E64698" w14:textId="72187C87" w:rsidR="00624246" w:rsidRDefault="00E04C56">
          <w:pPr>
            <w:pStyle w:val="TOC3"/>
            <w:tabs>
              <w:tab w:val="left" w:pos="19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49" w:history="1"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ผลิตภัณฑ์ ผลิตผล หรือการให้บริการของบริษัท สยาม เด็นโซ่ แมนูแฟคเจอริ่ง จำกัด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_Toc54854149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4</w:t>
            </w:r>
            <w:r w:rsidR="00624246">
              <w:rPr>
                <w:webHidden/>
              </w:rPr>
              <w:fldChar w:fldCharType="end"/>
            </w:r>
          </w:hyperlink>
        </w:p>
        <w:p w14:paraId="5A2F2503" w14:textId="7F595AEC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50" w:history="1"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ตำแหน่งงานและลักษณะงานที่ได้รับมอบหมาย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_Toc54854150 \h </w:instrText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b w:val="0"/>
                <w:bCs w:val="0"/>
                <w:webHidden/>
              </w:rPr>
              <w:t>Error! Bookmark not defined.</w:t>
            </w:r>
            <w:r w:rsidR="00624246">
              <w:rPr>
                <w:webHidden/>
              </w:rPr>
              <w:fldChar w:fldCharType="end"/>
            </w:r>
          </w:hyperlink>
        </w:p>
        <w:p w14:paraId="5DABBE3A" w14:textId="5A3EA977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51" w:history="1"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3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ข้อมูลพนักงานที่ปรึกษา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_Toc54854151 \h </w:instrText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b w:val="0"/>
                <w:bCs w:val="0"/>
                <w:webHidden/>
              </w:rPr>
              <w:t>Error! Bookmark not defined.</w:t>
            </w:r>
            <w:r w:rsidR="00624246">
              <w:rPr>
                <w:webHidden/>
              </w:rPr>
              <w:fldChar w:fldCharType="end"/>
            </w:r>
          </w:hyperlink>
        </w:p>
        <w:p w14:paraId="20ADA49E" w14:textId="5FDF6A64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52" w:history="1"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4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ระยะเวลาการปฏิบัติงาน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_Toc54854152 \h </w:instrText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b w:val="0"/>
                <w:bCs w:val="0"/>
                <w:webHidden/>
              </w:rPr>
              <w:t>Error! Bookmark not defined.</w:t>
            </w:r>
            <w:r w:rsidR="00624246">
              <w:rPr>
                <w:webHidden/>
              </w:rPr>
              <w:fldChar w:fldCharType="end"/>
            </w:r>
          </w:hyperlink>
        </w:p>
        <w:p w14:paraId="40910A4E" w14:textId="661B7EB6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53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ปัญหาหรือความจำเป็นในการปฏิบัติงานสหกิจศึกษา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_Toc54854153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5</w:t>
            </w:r>
            <w:r w:rsidR="00624246">
              <w:rPr>
                <w:webHidden/>
              </w:rPr>
              <w:fldChar w:fldCharType="end"/>
            </w:r>
          </w:hyperlink>
        </w:p>
        <w:p w14:paraId="17452210" w14:textId="6867C940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54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วัตถุประสงค์ของโครงงานสหกิจศึกษาที่ได้รับมอบหมาย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_Toc54854154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</w:t>
            </w:r>
            <w:r w:rsidR="00624246">
              <w:rPr>
                <w:webHidden/>
              </w:rPr>
              <w:fldChar w:fldCharType="end"/>
            </w:r>
          </w:hyperlink>
        </w:p>
        <w:p w14:paraId="52387D7A" w14:textId="58DBEB23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55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เครื่องมือที่ใช้ในการพัฒนา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_Toc54854155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</w:t>
            </w:r>
            <w:r w:rsidR="00624246">
              <w:rPr>
                <w:webHidden/>
              </w:rPr>
              <w:fldChar w:fldCharType="end"/>
            </w:r>
          </w:hyperlink>
        </w:p>
        <w:p w14:paraId="5C329DF7" w14:textId="1CB34AAE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56" w:history="1"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ภาษาที่ใช้ในการพัฒนา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_Toc54854156 \h </w:instrText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b w:val="0"/>
                <w:bCs w:val="0"/>
                <w:webHidden/>
              </w:rPr>
              <w:t>Error! Bookmark not defined.</w:t>
            </w:r>
            <w:r w:rsidR="00624246">
              <w:rPr>
                <w:webHidden/>
              </w:rPr>
              <w:fldChar w:fldCharType="end"/>
            </w:r>
          </w:hyperlink>
        </w:p>
        <w:p w14:paraId="1CE2F51C" w14:textId="0447C898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57" w:history="1">
            <w:r w:rsidR="00624246" w:rsidRPr="00C32C68">
              <w:rPr>
                <w:rStyle w:val="Hyperlink"/>
              </w:rPr>
              <w:t>1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ซอฟต์แวร์ที่ใช้ในการพัฒนา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_Toc54854157 \h </w:instrText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b w:val="0"/>
                <w:bCs w:val="0"/>
                <w:webHidden/>
              </w:rPr>
              <w:t>Error! Bookmark not defined.</w:t>
            </w:r>
            <w:r w:rsidR="00624246">
              <w:rPr>
                <w:webHidden/>
              </w:rPr>
              <w:fldChar w:fldCharType="end"/>
            </w:r>
          </w:hyperlink>
        </w:p>
        <w:p w14:paraId="49E1E79F" w14:textId="4BDAB2FA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58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ขอบเขตของงานสหกิจศึกษาและข้อจำกัดของปัญหา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_Toc54854158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10</w:t>
            </w:r>
            <w:r w:rsidR="00624246">
              <w:rPr>
                <w:webHidden/>
              </w:rPr>
              <w:fldChar w:fldCharType="end"/>
            </w:r>
          </w:hyperlink>
        </w:p>
        <w:p w14:paraId="7A7F9E4B" w14:textId="47196F4F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59" w:history="1">
            <w:r w:rsidR="00624246" w:rsidRPr="00C32C68">
              <w:rPr>
                <w:rStyle w:val="Hyperlink"/>
                <w:cs/>
              </w:rPr>
              <w:t>1.5.1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ระบบเปลี่ยนแปลงกระบวนการทำงาน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_Toc54854159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11</w:t>
            </w:r>
            <w:r w:rsidR="00624246">
              <w:rPr>
                <w:webHidden/>
              </w:rPr>
              <w:fldChar w:fldCharType="end"/>
            </w:r>
          </w:hyperlink>
        </w:p>
        <w:p w14:paraId="0CE893CB" w14:textId="0583F512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60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แผนในการปฏิบัติงานสหกิจศึกษา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_Toc54854160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20</w:t>
            </w:r>
            <w:r w:rsidR="00624246">
              <w:rPr>
                <w:webHidden/>
              </w:rPr>
              <w:fldChar w:fldCharType="end"/>
            </w:r>
          </w:hyperlink>
        </w:p>
        <w:p w14:paraId="517A7FA1" w14:textId="44FDCDD9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61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ดัชนีชี้วัดความสำเร็จของการปฏิบัติงานสหกิจศึกษา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_Toc54854161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22</w:t>
            </w:r>
            <w:r w:rsidR="00624246">
              <w:rPr>
                <w:webHidden/>
              </w:rPr>
              <w:fldChar w:fldCharType="end"/>
            </w:r>
          </w:hyperlink>
        </w:p>
        <w:p w14:paraId="637F15C2" w14:textId="35DB6BA8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62" w:history="1">
            <w:r w:rsidR="00624246" w:rsidRPr="00C32C68">
              <w:rPr>
                <w:rStyle w:val="Hyperlink"/>
                <w:cs/>
              </w:rPr>
              <w:t xml:space="preserve">บทที่ </w:t>
            </w:r>
            <w:r w:rsidR="00624246" w:rsidRPr="00C32C68">
              <w:rPr>
                <w:rStyle w:val="Hyperlink"/>
              </w:rPr>
              <w:t>2</w:t>
            </w:r>
            <w:r w:rsidR="00624246" w:rsidRPr="00C32C68">
              <w:rPr>
                <w:rStyle w:val="Hyperlink"/>
                <w:cs/>
              </w:rPr>
              <w:t xml:space="preserve"> หลักการและทฤษฎีที่เกี่ยวข้อง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_Toc54854162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23</w:t>
            </w:r>
            <w:r w:rsidR="00624246">
              <w:rPr>
                <w:webHidden/>
              </w:rPr>
              <w:fldChar w:fldCharType="end"/>
            </w:r>
          </w:hyperlink>
        </w:p>
        <w:p w14:paraId="1D729E40" w14:textId="37C3FDB9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63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นิยามศัพท์เฉพาะ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_Toc54854163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23</w:t>
            </w:r>
            <w:r w:rsidR="00624246">
              <w:rPr>
                <w:webHidden/>
              </w:rPr>
              <w:fldChar w:fldCharType="end"/>
            </w:r>
          </w:hyperlink>
        </w:p>
        <w:p w14:paraId="512DD0DF" w14:textId="384F17D0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64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งานวิจัยหรือบทความที่เกี่ยวข้อง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_Toc54854164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26</w:t>
            </w:r>
            <w:r w:rsidR="00624246">
              <w:rPr>
                <w:webHidden/>
              </w:rPr>
              <w:fldChar w:fldCharType="end"/>
            </w:r>
          </w:hyperlink>
        </w:p>
        <w:p w14:paraId="65B2C9C2" w14:textId="4603200E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65" w:history="1">
            <w:r w:rsidR="00624246" w:rsidRPr="00C32C68">
              <w:rPr>
                <w:rStyle w:val="Hyperlink"/>
              </w:rPr>
              <w:t>2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ความหมายของการเปลี่ยนแปลงกระบวนการทำงาน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_Toc54854165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26</w:t>
            </w:r>
            <w:r w:rsidR="00624246">
              <w:rPr>
                <w:webHidden/>
              </w:rPr>
              <w:fldChar w:fldCharType="end"/>
            </w:r>
          </w:hyperlink>
        </w:p>
        <w:p w14:paraId="16F31403" w14:textId="4F5C173C" w:rsidR="00624246" w:rsidRDefault="00E04C56">
          <w:pPr>
            <w:pStyle w:val="TOC3"/>
            <w:tabs>
              <w:tab w:val="left" w:pos="25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66" w:history="1">
            <w:r w:rsidR="00624246" w:rsidRPr="00C32C68">
              <w:rPr>
                <w:rStyle w:val="Hyperlink"/>
              </w:rPr>
              <w:t>2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ระบบเปลี่ยนแปลงกระบวนการทำงาน (</w:t>
            </w:r>
            <w:r w:rsidR="00624246" w:rsidRPr="00C32C68">
              <w:rPr>
                <w:rStyle w:val="Hyperlink"/>
              </w:rPr>
              <w:t xml:space="preserve">Process Change Report </w:t>
            </w:r>
            <w:r w:rsidR="00624246" w:rsidRPr="00C32C68">
              <w:rPr>
                <w:rStyle w:val="Hyperlink"/>
                <w:cs/>
              </w:rPr>
              <w:t>:</w:t>
            </w:r>
            <w:r w:rsidR="00624246" w:rsidRPr="00C32C68">
              <w:rPr>
                <w:rStyle w:val="Hyperlink"/>
              </w:rPr>
              <w:t>PCR</w:t>
            </w:r>
            <w:r w:rsidR="00624246" w:rsidRPr="00C32C68">
              <w:rPr>
                <w:rStyle w:val="Hyperlink"/>
                <w:cs/>
              </w:rPr>
              <w:t>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_Toc54854166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26</w:t>
            </w:r>
            <w:r w:rsidR="00624246">
              <w:rPr>
                <w:webHidden/>
              </w:rPr>
              <w:fldChar w:fldCharType="end"/>
            </w:r>
          </w:hyperlink>
        </w:p>
        <w:p w14:paraId="06536639" w14:textId="24B1FB14" w:rsidR="00624246" w:rsidRDefault="00E04C56">
          <w:pPr>
            <w:pStyle w:val="TOC3"/>
            <w:tabs>
              <w:tab w:val="left" w:pos="25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67" w:history="1">
            <w:r w:rsidR="00624246" w:rsidRPr="00C32C68">
              <w:rPr>
                <w:rStyle w:val="Hyperlink"/>
              </w:rPr>
              <w:t>2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3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ระบบเปลี่ยนแปลงกระบวนการทำงาน (</w:t>
            </w:r>
            <w:r w:rsidR="00624246" w:rsidRPr="00C32C68">
              <w:rPr>
                <w:rStyle w:val="Hyperlink"/>
              </w:rPr>
              <w:t xml:space="preserve">Process Change Report </w:t>
            </w:r>
            <w:r w:rsidR="00624246" w:rsidRPr="00C32C68">
              <w:rPr>
                <w:rStyle w:val="Hyperlink"/>
                <w:cs/>
              </w:rPr>
              <w:t>:</w:t>
            </w:r>
            <w:r w:rsidR="00624246" w:rsidRPr="00C32C68">
              <w:rPr>
                <w:rStyle w:val="Hyperlink"/>
              </w:rPr>
              <w:t>PCR</w:t>
            </w:r>
            <w:r w:rsidR="00624246" w:rsidRPr="00C32C68">
              <w:rPr>
                <w:rStyle w:val="Hyperlink"/>
                <w:cs/>
              </w:rPr>
              <w:t>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_Toc54854167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37</w:t>
            </w:r>
            <w:r w:rsidR="00624246">
              <w:rPr>
                <w:webHidden/>
              </w:rPr>
              <w:fldChar w:fldCharType="end"/>
            </w:r>
          </w:hyperlink>
        </w:p>
        <w:p w14:paraId="488555D9" w14:textId="416F8F83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68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เครื่องมือและเทคโนโลยีที่ใช้ในการปฏิบัติงานสหกิจศึกษา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_Toc54854168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37</w:t>
            </w:r>
            <w:r w:rsidR="00624246">
              <w:rPr>
                <w:webHidden/>
              </w:rPr>
              <w:fldChar w:fldCharType="end"/>
            </w:r>
          </w:hyperlink>
        </w:p>
        <w:p w14:paraId="3E3B4810" w14:textId="35C3AA3B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69" w:history="1">
            <w:r w:rsidR="00624246" w:rsidRPr="00C32C68">
              <w:rPr>
                <w:rStyle w:val="Hyperlink"/>
              </w:rPr>
              <w:t>2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ภาษาที่ใช้ในการพัฒนา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_Toc54854169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37</w:t>
            </w:r>
            <w:r w:rsidR="00624246">
              <w:rPr>
                <w:webHidden/>
              </w:rPr>
              <w:fldChar w:fldCharType="end"/>
            </w:r>
          </w:hyperlink>
        </w:p>
        <w:p w14:paraId="03486CAD" w14:textId="28533948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70" w:history="1">
            <w:r w:rsidR="00624246" w:rsidRPr="00C32C68">
              <w:rPr>
                <w:rStyle w:val="Hyperlink"/>
              </w:rPr>
              <w:t>2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ซอฟต์แวร์ที่ใช้ในการพัฒนา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_Toc54854170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40</w:t>
            </w:r>
            <w:r w:rsidR="00624246">
              <w:rPr>
                <w:webHidden/>
              </w:rPr>
              <w:fldChar w:fldCharType="end"/>
            </w:r>
          </w:hyperlink>
        </w:p>
        <w:p w14:paraId="0C7DDAAE" w14:textId="11D8F4D1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71" w:history="1">
            <w:r w:rsidR="00624246" w:rsidRPr="00C32C68">
              <w:rPr>
                <w:rStyle w:val="Hyperlink"/>
                <w:cs/>
              </w:rPr>
              <w:t xml:space="preserve">บทที่ </w:t>
            </w:r>
            <w:r w:rsidR="00624246" w:rsidRPr="00C32C68">
              <w:rPr>
                <w:rStyle w:val="Hyperlink"/>
              </w:rPr>
              <w:t>3</w:t>
            </w:r>
            <w:r w:rsidR="00624246" w:rsidRPr="00C32C68">
              <w:rPr>
                <w:rStyle w:val="Hyperlink"/>
                <w:cs/>
              </w:rPr>
              <w:t xml:space="preserve"> รายละเอียดของการปฏิบัติงานสหกิจศึกษา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_Toc54854171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45</w:t>
            </w:r>
            <w:r w:rsidR="00624246">
              <w:rPr>
                <w:webHidden/>
              </w:rPr>
              <w:fldChar w:fldCharType="end"/>
            </w:r>
          </w:hyperlink>
        </w:p>
        <w:p w14:paraId="533AF0AC" w14:textId="41C8FE42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72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วิเคราะห์และออกแบบการทำงานของระบบสารสนเทศ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_Toc54854172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46</w:t>
            </w:r>
            <w:r w:rsidR="00624246">
              <w:rPr>
                <w:webHidden/>
              </w:rPr>
              <w:fldChar w:fldCharType="end"/>
            </w:r>
          </w:hyperlink>
        </w:p>
        <w:p w14:paraId="172FCE72" w14:textId="5E428110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73" w:history="1">
            <w:r w:rsidR="00624246" w:rsidRPr="00C32C68">
              <w:rPr>
                <w:rStyle w:val="Hyperlink"/>
              </w:rPr>
              <w:t>3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รายละเอียดแผนภาพยูสเคส (</w:t>
            </w:r>
            <w:r w:rsidR="00624246" w:rsidRPr="00C32C68">
              <w:rPr>
                <w:rStyle w:val="Hyperlink"/>
              </w:rPr>
              <w:t>Use Case Diagram</w:t>
            </w:r>
            <w:r w:rsidR="00624246" w:rsidRPr="00C32C68">
              <w:rPr>
                <w:rStyle w:val="Hyperlink"/>
                <w:cs/>
              </w:rPr>
              <w:t>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_Toc54854173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46</w:t>
            </w:r>
            <w:r w:rsidR="00624246">
              <w:rPr>
                <w:webHidden/>
              </w:rPr>
              <w:fldChar w:fldCharType="end"/>
            </w:r>
          </w:hyperlink>
        </w:p>
        <w:p w14:paraId="200F990C" w14:textId="0F8EEC8C" w:rsidR="00624246" w:rsidRDefault="00E04C56">
          <w:pPr>
            <w:pStyle w:val="TOC3"/>
            <w:tabs>
              <w:tab w:val="left" w:pos="3215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74" w:history="1">
            <w:r w:rsidR="00624246" w:rsidRPr="00C32C68">
              <w:rPr>
                <w:rStyle w:val="Hyperlink"/>
              </w:rPr>
              <w:t>3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รายละเอียดคำอธิบายแผนภาพยูสเคส (</w:t>
            </w:r>
            <w:r w:rsidR="00624246" w:rsidRPr="00C32C68">
              <w:rPr>
                <w:rStyle w:val="Hyperlink"/>
              </w:rPr>
              <w:t>Use Case Description</w:t>
            </w:r>
            <w:r w:rsidR="00624246" w:rsidRPr="00C32C68">
              <w:rPr>
                <w:rStyle w:val="Hyperlink"/>
                <w:cs/>
              </w:rPr>
              <w:t>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_Toc54854174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47</w:t>
            </w:r>
            <w:r w:rsidR="00624246">
              <w:rPr>
                <w:webHidden/>
              </w:rPr>
              <w:fldChar w:fldCharType="end"/>
            </w:r>
          </w:hyperlink>
        </w:p>
        <w:p w14:paraId="116F2C97" w14:textId="46E4E82C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75" w:history="1">
            <w:r w:rsidR="00624246" w:rsidRPr="00C32C68">
              <w:rPr>
                <w:rStyle w:val="Hyperlink"/>
              </w:rPr>
              <w:t>3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3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รายละเอียดแผนภาพกิจกรรม (</w:t>
            </w:r>
            <w:r w:rsidR="00624246" w:rsidRPr="00C32C68">
              <w:rPr>
                <w:rStyle w:val="Hyperlink"/>
              </w:rPr>
              <w:t>Activity Diagram</w:t>
            </w:r>
            <w:r w:rsidR="00624246" w:rsidRPr="00C32C68">
              <w:rPr>
                <w:rStyle w:val="Hyperlink"/>
                <w:cs/>
              </w:rPr>
              <w:t>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_Toc54854175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55</w:t>
            </w:r>
            <w:r w:rsidR="00624246">
              <w:rPr>
                <w:webHidden/>
              </w:rPr>
              <w:fldChar w:fldCharType="end"/>
            </w:r>
          </w:hyperlink>
        </w:p>
        <w:p w14:paraId="710E5E6A" w14:textId="13893666" w:rsidR="00624246" w:rsidRDefault="00E04C56">
          <w:pPr>
            <w:pStyle w:val="TOC3"/>
            <w:tabs>
              <w:tab w:val="left" w:pos="29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76" w:history="1">
            <w:r w:rsidR="00624246" w:rsidRPr="00C32C68">
              <w:rPr>
                <w:rStyle w:val="Hyperlink"/>
              </w:rPr>
              <w:t>3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4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รายละเอียดแผนภาพความสัมพันธ์ของข้อมูล (</w:t>
            </w:r>
            <w:r w:rsidR="00624246" w:rsidRPr="00C32C68">
              <w:rPr>
                <w:rStyle w:val="Hyperlink"/>
              </w:rPr>
              <w:t>Entity Relationship Diagram</w:t>
            </w:r>
            <w:r w:rsidR="00624246" w:rsidRPr="00C32C68">
              <w:rPr>
                <w:rStyle w:val="Hyperlink"/>
                <w:cs/>
              </w:rPr>
              <w:t>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_Toc54854176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60</w:t>
            </w:r>
            <w:r w:rsidR="00624246">
              <w:rPr>
                <w:webHidden/>
              </w:rPr>
              <w:fldChar w:fldCharType="end"/>
            </w:r>
          </w:hyperlink>
        </w:p>
        <w:p w14:paraId="4F49063D" w14:textId="0A4459F6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77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วิเคราะห์และออกแบบอัลกอริทึม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_Toc54854177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61</w:t>
            </w:r>
            <w:r w:rsidR="00624246">
              <w:rPr>
                <w:webHidden/>
              </w:rPr>
              <w:fldChar w:fldCharType="end"/>
            </w:r>
          </w:hyperlink>
        </w:p>
        <w:p w14:paraId="3F812435" w14:textId="427D71B2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78" w:history="1">
            <w:r w:rsidR="00624246" w:rsidRPr="00C32C68">
              <w:rPr>
                <w:rStyle w:val="Hyperlink"/>
              </w:rPr>
              <w:t>3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ขั้นตอนวิธีและคำอธิบาย (</w:t>
            </w:r>
            <w:r w:rsidR="00624246" w:rsidRPr="00C32C68">
              <w:rPr>
                <w:rStyle w:val="Hyperlink"/>
              </w:rPr>
              <w:t>Flow Charts</w:t>
            </w:r>
            <w:r w:rsidR="00624246" w:rsidRPr="00C32C68">
              <w:rPr>
                <w:rStyle w:val="Hyperlink"/>
                <w:cs/>
              </w:rPr>
              <w:t>)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_Toc54854178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61</w:t>
            </w:r>
            <w:r w:rsidR="00624246">
              <w:rPr>
                <w:webHidden/>
              </w:rPr>
              <w:fldChar w:fldCharType="end"/>
            </w:r>
          </w:hyperlink>
        </w:p>
        <w:p w14:paraId="5856DB1F" w14:textId="74CF1E9A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79" w:history="1">
            <w:r w:rsidR="00624246" w:rsidRPr="00C32C68">
              <w:rPr>
                <w:rStyle w:val="Hyperlink"/>
                <w:cs/>
              </w:rPr>
              <w:t xml:space="preserve">บทที่ </w:t>
            </w:r>
            <w:r w:rsidR="00624246" w:rsidRPr="00C32C68">
              <w:rPr>
                <w:rStyle w:val="Hyperlink"/>
              </w:rPr>
              <w:t>4</w:t>
            </w:r>
            <w:r w:rsidR="00624246" w:rsidRPr="00C32C68">
              <w:rPr>
                <w:rStyle w:val="Hyperlink"/>
                <w:cs/>
              </w:rPr>
              <w:t xml:space="preserve"> สรุปผลการปฏิบัติงานสหกิจศึกษา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_Toc54854179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63</w:t>
            </w:r>
            <w:r w:rsidR="00624246">
              <w:rPr>
                <w:webHidden/>
              </w:rPr>
              <w:fldChar w:fldCharType="end"/>
            </w:r>
          </w:hyperlink>
        </w:p>
        <w:p w14:paraId="1721143F" w14:textId="54E18A6E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80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ระบบเปลี่ยนแปลงกระบวนการทำงาน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_Toc54854180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63</w:t>
            </w:r>
            <w:r w:rsidR="00624246">
              <w:rPr>
                <w:webHidden/>
              </w:rPr>
              <w:fldChar w:fldCharType="end"/>
            </w:r>
          </w:hyperlink>
        </w:p>
        <w:p w14:paraId="6B128283" w14:textId="6D0429AB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81" w:history="1">
            <w:r w:rsidR="00624246" w:rsidRPr="00C32C68">
              <w:rPr>
                <w:rStyle w:val="Hyperlink"/>
              </w:rPr>
              <w:t>4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 xml:space="preserve">มอดูลสร้างแบบฟอร์ม </w:t>
            </w:r>
            <w:r w:rsidR="00624246" w:rsidRPr="00C32C68">
              <w:rPr>
                <w:rStyle w:val="Hyperlink"/>
              </w:rPr>
              <w:t>PCR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_Toc54854181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63</w:t>
            </w:r>
            <w:r w:rsidR="00624246">
              <w:rPr>
                <w:webHidden/>
              </w:rPr>
              <w:fldChar w:fldCharType="end"/>
            </w:r>
          </w:hyperlink>
        </w:p>
        <w:p w14:paraId="4025BC53" w14:textId="73FAA373" w:rsidR="00624246" w:rsidRDefault="00E04C56">
          <w:pPr>
            <w:pStyle w:val="TOC3"/>
            <w:tabs>
              <w:tab w:val="left" w:pos="22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4854182" w:history="1">
            <w:r w:rsidR="00624246" w:rsidRPr="00C32C68">
              <w:rPr>
                <w:rStyle w:val="Hyperlink"/>
              </w:rPr>
              <w:t>4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>.</w:t>
            </w:r>
            <w:r w:rsidR="00624246" w:rsidRPr="00C32C68">
              <w:rPr>
                <w:rStyle w:val="Hyperlink"/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มอดูลจัดการคนอนุมัติของ</w:t>
            </w:r>
            <w:r w:rsidR="006D2526">
              <w:rPr>
                <w:rStyle w:val="Hyperlink"/>
                <w:cs/>
              </w:rPr>
              <w:t>แผนกตรวจสอบคุณภาพ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_Toc54854182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63</w:t>
            </w:r>
            <w:r w:rsidR="00624246">
              <w:rPr>
                <w:webHidden/>
              </w:rPr>
              <w:fldChar w:fldCharType="end"/>
            </w:r>
          </w:hyperlink>
        </w:p>
        <w:p w14:paraId="02B682D0" w14:textId="289AFE4F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83" w:history="1">
            <w:r w:rsidR="00624246" w:rsidRPr="00C32C68">
              <w:rPr>
                <w:rStyle w:val="Hyperlink"/>
                <w:cs/>
              </w:rPr>
              <w:t xml:space="preserve">บทที่ </w:t>
            </w:r>
            <w:r w:rsidR="00624246" w:rsidRPr="00C32C68">
              <w:rPr>
                <w:rStyle w:val="Hyperlink"/>
              </w:rPr>
              <w:t>5</w:t>
            </w:r>
            <w:r w:rsidR="00624246" w:rsidRPr="00C32C68">
              <w:rPr>
                <w:rStyle w:val="Hyperlink"/>
                <w:cs/>
              </w:rPr>
              <w:t xml:space="preserve"> สรุปและวิจารณ์ผลการปฏิบัติงานสหกิจศึกษา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_Toc54854183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65</w:t>
            </w:r>
            <w:r w:rsidR="00624246">
              <w:rPr>
                <w:webHidden/>
              </w:rPr>
              <w:fldChar w:fldCharType="end"/>
            </w:r>
          </w:hyperlink>
        </w:p>
        <w:p w14:paraId="2EC5240E" w14:textId="6D0C6DD7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84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สรุปผลการปฏิบัติงานสหกิจศึกษา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_Toc54854184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65</w:t>
            </w:r>
            <w:r w:rsidR="00624246">
              <w:rPr>
                <w:webHidden/>
              </w:rPr>
              <w:fldChar w:fldCharType="end"/>
            </w:r>
          </w:hyperlink>
        </w:p>
        <w:p w14:paraId="5C04F34B" w14:textId="4B17033A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85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ประโยชน์ของการทำโครงงานสหกิจศึกษา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_Toc54854185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66</w:t>
            </w:r>
            <w:r w:rsidR="00624246">
              <w:rPr>
                <w:webHidden/>
              </w:rPr>
              <w:fldChar w:fldCharType="end"/>
            </w:r>
          </w:hyperlink>
        </w:p>
        <w:p w14:paraId="44F67CA8" w14:textId="54E98C41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86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ข้อดีของการปฏิบัติงานสหกิจศึกษา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_Toc54854186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66</w:t>
            </w:r>
            <w:r w:rsidR="00624246">
              <w:rPr>
                <w:webHidden/>
              </w:rPr>
              <w:fldChar w:fldCharType="end"/>
            </w:r>
          </w:hyperlink>
        </w:p>
        <w:p w14:paraId="3F190EE6" w14:textId="594411A1" w:rsidR="00624246" w:rsidRDefault="00E04C56">
          <w:pPr>
            <w:pStyle w:val="TOC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87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ปัญหา อุปสรรคในการปฏิบัติงานสหกิจศึกษาและแนวทางแก้ปัญหา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_Toc54854187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66</w:t>
            </w:r>
            <w:r w:rsidR="00624246">
              <w:rPr>
                <w:webHidden/>
              </w:rPr>
              <w:fldChar w:fldCharType="end"/>
            </w:r>
          </w:hyperlink>
        </w:p>
        <w:p w14:paraId="3F5D6D8A" w14:textId="7CB65B42" w:rsidR="00624246" w:rsidRDefault="00E04C56">
          <w:pPr>
            <w:pStyle w:val="TOC2"/>
            <w:tabs>
              <w:tab w:val="left" w:pos="1920"/>
            </w:tabs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88" w:history="1"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4246" w:rsidRPr="00C32C68">
              <w:rPr>
                <w:rStyle w:val="Hyperlink"/>
                <w: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24246" w:rsidRPr="00C32C68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4246">
              <w:rPr>
                <w:rFonts w:asciiTheme="minorHAnsi" w:eastAsiaTheme="minorEastAsia" w:hAnsiTheme="minorHAnsi" w:cstheme="minorBidi"/>
                <w:sz w:val="22"/>
                <w:szCs w:val="28"/>
              </w:rPr>
              <w:tab/>
            </w:r>
            <w:r w:rsidR="00624246" w:rsidRPr="00C32C68">
              <w:rPr>
                <w:rStyle w:val="Hyperlink"/>
                <w:cs/>
              </w:rPr>
              <w:t>ข้อเสนอแนะ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_Toc54854188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67</w:t>
            </w:r>
            <w:r w:rsidR="00624246">
              <w:rPr>
                <w:webHidden/>
              </w:rPr>
              <w:fldChar w:fldCharType="end"/>
            </w:r>
          </w:hyperlink>
        </w:p>
        <w:p w14:paraId="7E4014C1" w14:textId="4A4295E7" w:rsidR="00624246" w:rsidRDefault="00E04C56">
          <w:pPr>
            <w:pStyle w:val="TOC1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54854189" w:history="1">
            <w:r w:rsidR="00624246" w:rsidRPr="00C32C68">
              <w:rPr>
                <w:rStyle w:val="Hyperlink"/>
                <w:cs/>
              </w:rPr>
              <w:t>บรรณานุกรม</w:t>
            </w:r>
            <w:r w:rsidR="00624246">
              <w:rPr>
                <w:webHidden/>
              </w:rPr>
              <w:tab/>
            </w:r>
            <w:r w:rsidR="00624246">
              <w:rPr>
                <w:webHidden/>
              </w:rPr>
              <w:fldChar w:fldCharType="begin"/>
            </w:r>
            <w:r w:rsidR="00624246">
              <w:rPr>
                <w:webHidden/>
              </w:rPr>
              <w:instrText xml:space="preserve"> PAGEREF _Toc54854189 \h </w:instrText>
            </w:r>
            <w:r w:rsidR="00624246">
              <w:rPr>
                <w:webHidden/>
              </w:rPr>
            </w:r>
            <w:r w:rsidR="00624246">
              <w:rPr>
                <w:webHidden/>
              </w:rPr>
              <w:fldChar w:fldCharType="separate"/>
            </w:r>
            <w:r w:rsidR="008C6605">
              <w:rPr>
                <w:webHidden/>
                <w:cs/>
              </w:rPr>
              <w:t>68</w:t>
            </w:r>
            <w:r w:rsidR="00624246">
              <w:rPr>
                <w:webHidden/>
              </w:rPr>
              <w:fldChar w:fldCharType="end"/>
            </w:r>
          </w:hyperlink>
        </w:p>
        <w:p w14:paraId="1C10CA2F" w14:textId="6DFE6837" w:rsidR="00B66E17" w:rsidRPr="00B66E17" w:rsidRDefault="00B66E17" w:rsidP="00081A8E">
          <w:pPr>
            <w:spacing w:before="0" w:after="0"/>
          </w:pPr>
          <w:r w:rsidRPr="00522032">
            <w:rPr>
              <w:noProof/>
            </w:rPr>
            <w:fldChar w:fldCharType="end"/>
          </w:r>
        </w:p>
      </w:sdtContent>
    </w:sdt>
    <w:p w14:paraId="2C258597" w14:textId="77777777" w:rsidR="00B66E17" w:rsidRPr="00B66E17" w:rsidRDefault="006574F9" w:rsidP="00B66E17">
      <w:pPr>
        <w:spacing w:after="0"/>
        <w:jc w:val="left"/>
        <w:rPr>
          <w:noProof/>
        </w:rPr>
      </w:pPr>
      <w:r w:rsidRPr="00C002EF">
        <w:rPr>
          <w:cs/>
        </w:rPr>
        <w:lastRenderedPageBreak/>
        <w:br w:type="page"/>
      </w:r>
      <w:r w:rsidR="00B66E17" w:rsidRPr="00B66E17">
        <w:rPr>
          <w:cs/>
        </w:rPr>
        <w:fldChar w:fldCharType="begin"/>
      </w:r>
      <w:r w:rsidR="00B66E17" w:rsidRPr="00B66E17">
        <w:rPr>
          <w:cs/>
        </w:rPr>
        <w:instrText xml:space="preserve"> </w:instrText>
      </w:r>
      <w:r w:rsidR="00B66E17" w:rsidRPr="00B66E17">
        <w:instrText xml:space="preserve">TOC \h \z \c </w:instrText>
      </w:r>
      <w:r w:rsidR="00B66E17" w:rsidRPr="00B66E17">
        <w:rPr>
          <w:cs/>
        </w:rPr>
        <w:instrText xml:space="preserve">"ภาพที่" </w:instrText>
      </w:r>
      <w:r w:rsidR="00B66E17" w:rsidRPr="00B66E17">
        <w:rPr>
          <w:cs/>
        </w:rPr>
        <w:fldChar w:fldCharType="separate"/>
      </w:r>
    </w:p>
    <w:p w14:paraId="5D2BCF96" w14:textId="6C573296" w:rsidR="00B81835" w:rsidRDefault="00B81835" w:rsidP="00B81835">
      <w:pPr>
        <w:pStyle w:val="TOCHeading"/>
        <w:jc w:val="center"/>
        <w:outlineLvl w:val="0"/>
        <w:rPr>
          <w:rStyle w:val="Hyperlink"/>
          <w:noProof/>
        </w:rPr>
      </w:pPr>
      <w:bookmarkStart w:id="4" w:name="_Toc54854141"/>
      <w:r w:rsidRPr="00B66E17">
        <w:rPr>
          <w:rFonts w:ascii="TH SarabunPSK" w:hAnsi="TH SarabunPSK" w:cs="TH SarabunPSK"/>
          <w:b/>
          <w:bCs/>
          <w:color w:val="auto"/>
          <w:sz w:val="40"/>
          <w:szCs w:val="40"/>
          <w:cs/>
          <w:lang w:bidi="th-TH"/>
        </w:rPr>
        <w:lastRenderedPageBreak/>
        <w:t>สารบัญ</w:t>
      </w:r>
      <w:r>
        <w:rPr>
          <w:rFonts w:ascii="TH SarabunPSK" w:hAnsi="TH SarabunPSK" w:cs="TH SarabunPSK" w:hint="cs"/>
          <w:b/>
          <w:bCs/>
          <w:color w:val="auto"/>
          <w:sz w:val="40"/>
          <w:szCs w:val="40"/>
          <w:cs/>
          <w:lang w:bidi="th-TH"/>
        </w:rPr>
        <w:t>รูปภาพ</w:t>
      </w:r>
      <w:bookmarkEnd w:id="4"/>
    </w:p>
    <w:p w14:paraId="683C8CF1" w14:textId="4ABE1210" w:rsidR="00B81835" w:rsidRPr="00B81835" w:rsidRDefault="00B81835" w:rsidP="00B81835">
      <w:pPr>
        <w:jc w:val="left"/>
        <w:rPr>
          <w:cs/>
        </w:rPr>
      </w:pPr>
      <w:r>
        <w:rPr>
          <w:rFonts w:hint="cs"/>
          <w:cs/>
        </w:rPr>
        <w:t>ภาพที่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   หน้า</w:t>
      </w:r>
    </w:p>
    <w:p w14:paraId="3682A9FA" w14:textId="45AB8085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21" w:history="1">
        <w:r w:rsidR="00B66E17" w:rsidRPr="00B66E17">
          <w:rPr>
            <w:rStyle w:val="Hyperlink"/>
            <w:noProof/>
            <w:sz w:val="32"/>
            <w:cs/>
          </w:rPr>
          <w:t>ภาพที่ 1</w:t>
        </w:r>
        <w:r w:rsidR="00B66E17" w:rsidRPr="00B66E17">
          <w:rPr>
            <w:rStyle w:val="Hyperlink"/>
            <w:noProof/>
            <w:sz w:val="32"/>
            <w:cs/>
          </w:rPr>
          <w:noBreakHyphen/>
          <w:t>1 ตราสัญลักษณ์ของบริษัท สยาม เด็นโซ่ แมนูแฟคเจอริ่ง จำกัด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_Toc530035121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3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DBFB788" w14:textId="21F8D90E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22" w:history="1">
        <w:r w:rsidR="00B66E17" w:rsidRPr="00B66E17">
          <w:rPr>
            <w:rStyle w:val="Hyperlink"/>
            <w:noProof/>
            <w:sz w:val="32"/>
            <w:cs/>
          </w:rPr>
          <w:t>ภาพที่ 1</w:t>
        </w:r>
        <w:r w:rsidR="00B66E17" w:rsidRPr="00B66E17">
          <w:rPr>
            <w:rStyle w:val="Hyperlink"/>
            <w:noProof/>
            <w:sz w:val="32"/>
            <w:cs/>
          </w:rPr>
          <w:noBreakHyphen/>
          <w:t>2 แผนที่ตั้งของบริษัท สยาม เด็นโซ่ แมนูแฟคเจอริ่ง จำกัด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_Toc530035122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3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EF0C2D5" w14:textId="6EF450E0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23" w:history="1">
        <w:r w:rsidR="00B66E17" w:rsidRPr="00B66E17">
          <w:rPr>
            <w:rStyle w:val="Hyperlink"/>
            <w:noProof/>
            <w:sz w:val="32"/>
            <w:cs/>
          </w:rPr>
          <w:t>ภาพที่ 1</w:t>
        </w:r>
        <w:r w:rsidR="00B66E17" w:rsidRPr="00B66E17">
          <w:rPr>
            <w:rStyle w:val="Hyperlink"/>
            <w:noProof/>
            <w:sz w:val="32"/>
            <w:cs/>
          </w:rPr>
          <w:noBreakHyphen/>
          <w:t>3  โครงสร้างการบริหารขององค์กร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_Toc530035123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4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056F4AD6" w14:textId="566CCCCA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24" w:history="1">
        <w:r w:rsidR="00B66E17" w:rsidRPr="00B66E17">
          <w:rPr>
            <w:rStyle w:val="Hyperlink"/>
            <w:noProof/>
            <w:sz w:val="32"/>
            <w:cs/>
          </w:rPr>
          <w:t>ภาพที่ 2</w:t>
        </w:r>
        <w:r w:rsidR="00B66E17" w:rsidRPr="00B66E17">
          <w:rPr>
            <w:rStyle w:val="Hyperlink"/>
            <w:noProof/>
            <w:sz w:val="32"/>
            <w:cs/>
          </w:rPr>
          <w:noBreakHyphen/>
          <w:t xml:space="preserve">1 รูปสัญลักษณ์ภาษา </w:t>
        </w:r>
        <w:r w:rsidR="00B66E17" w:rsidRPr="00B66E17">
          <w:rPr>
            <w:rStyle w:val="Hyperlink"/>
            <w:noProof/>
            <w:sz w:val="32"/>
          </w:rPr>
          <w:t>HTML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_Toc530035124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1996A4F9" w14:textId="541346D2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  <w:cs/>
        </w:rPr>
      </w:pPr>
      <w:hyperlink w:anchor="_Toc530035125" w:history="1">
        <w:r w:rsidR="00B66E17" w:rsidRPr="00B66E17">
          <w:rPr>
            <w:rStyle w:val="Hyperlink"/>
            <w:noProof/>
            <w:sz w:val="32"/>
            <w:cs/>
          </w:rPr>
          <w:t>ภาพที่ 2</w:t>
        </w:r>
        <w:r w:rsidR="00B66E17" w:rsidRPr="00B66E17">
          <w:rPr>
            <w:rStyle w:val="Hyperlink"/>
            <w:noProof/>
            <w:sz w:val="32"/>
            <w:cs/>
          </w:rPr>
          <w:noBreakHyphen/>
          <w:t xml:space="preserve">2 รูปสัญลักษณ์ภาษา </w:t>
        </w:r>
        <w:r w:rsidR="00B66E17" w:rsidRPr="00B66E17">
          <w:rPr>
            <w:rStyle w:val="Hyperlink"/>
            <w:noProof/>
            <w:sz w:val="32"/>
            <w:shd w:val="clear" w:color="auto" w:fill="FFFFFF"/>
          </w:rPr>
          <w:t>CSS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_Toc530035125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343A4E5" w14:textId="580898AF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26" w:history="1">
        <w:r w:rsidR="00B66E17" w:rsidRPr="00B66E17">
          <w:rPr>
            <w:rStyle w:val="Hyperlink"/>
            <w:noProof/>
            <w:sz w:val="32"/>
            <w:cs/>
          </w:rPr>
          <w:t>ภาพที่ 2</w:t>
        </w:r>
        <w:r w:rsidR="00B66E17" w:rsidRPr="00B66E17">
          <w:rPr>
            <w:rStyle w:val="Hyperlink"/>
            <w:noProof/>
            <w:sz w:val="32"/>
            <w:cs/>
          </w:rPr>
          <w:noBreakHyphen/>
          <w:t xml:space="preserve">3 รูปสัญลักษณ์ภาษา </w:t>
        </w:r>
        <w:r w:rsidR="00B66E17" w:rsidRPr="00B66E17">
          <w:rPr>
            <w:rStyle w:val="Hyperlink"/>
            <w:noProof/>
            <w:spacing w:val="-1"/>
            <w:sz w:val="32"/>
            <w:shd w:val="clear" w:color="auto" w:fill="FFFFFF"/>
          </w:rPr>
          <w:t>PHP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_Toc530035126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1519C720" w14:textId="47A39BBE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27" w:history="1">
        <w:r w:rsidR="00B66E17" w:rsidRPr="00B66E17">
          <w:rPr>
            <w:rStyle w:val="Hyperlink"/>
            <w:noProof/>
            <w:sz w:val="32"/>
            <w:cs/>
          </w:rPr>
          <w:t>ภาพที่ 2</w:t>
        </w:r>
        <w:r w:rsidR="00B66E17" w:rsidRPr="00B66E17">
          <w:rPr>
            <w:rStyle w:val="Hyperlink"/>
            <w:noProof/>
            <w:sz w:val="32"/>
            <w:cs/>
          </w:rPr>
          <w:noBreakHyphen/>
          <w:t xml:space="preserve">4 รูปสัญลักษณ์ภาษา </w:t>
        </w:r>
        <w:r w:rsidR="00B66E17" w:rsidRPr="00B66E17">
          <w:rPr>
            <w:rStyle w:val="Hyperlink"/>
            <w:noProof/>
            <w:sz w:val="32"/>
            <w:shd w:val="clear" w:color="auto" w:fill="FFFFFF"/>
          </w:rPr>
          <w:t>JavaScript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_Toc530035127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18F8D99D" w14:textId="5CCAD34F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28" w:history="1">
        <w:r w:rsidR="00B66E17" w:rsidRPr="00B66E17">
          <w:rPr>
            <w:rStyle w:val="Hyperlink"/>
            <w:noProof/>
            <w:sz w:val="32"/>
            <w:cs/>
          </w:rPr>
          <w:t>ภาพที่ 2</w:t>
        </w:r>
        <w:r w:rsidR="00B66E17" w:rsidRPr="00B66E17">
          <w:rPr>
            <w:rStyle w:val="Hyperlink"/>
            <w:noProof/>
            <w:sz w:val="32"/>
            <w:cs/>
          </w:rPr>
          <w:noBreakHyphen/>
          <w:t xml:space="preserve">5 รูปสัญลักษณ์ภาษา </w:t>
        </w:r>
        <w:r w:rsidR="00B66E17" w:rsidRPr="00B66E17">
          <w:rPr>
            <w:rStyle w:val="Hyperlink"/>
            <w:noProof/>
            <w:spacing w:val="3"/>
            <w:sz w:val="32"/>
          </w:rPr>
          <w:t>Notepad</w:t>
        </w:r>
        <w:r w:rsidR="00B66E17" w:rsidRPr="00B66E17">
          <w:rPr>
            <w:rStyle w:val="Hyperlink"/>
            <w:noProof/>
            <w:spacing w:val="3"/>
            <w:sz w:val="32"/>
            <w:cs/>
          </w:rPr>
          <w:t>++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_Toc530035128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1DC11E59" w14:textId="78D99FCA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29" w:history="1">
        <w:r w:rsidR="00B66E17" w:rsidRPr="00B66E17">
          <w:rPr>
            <w:rStyle w:val="Hyperlink"/>
            <w:noProof/>
            <w:sz w:val="32"/>
            <w:cs/>
          </w:rPr>
          <w:t>ภาพที่ 2</w:t>
        </w:r>
        <w:r w:rsidR="00B66E17" w:rsidRPr="00B66E17">
          <w:rPr>
            <w:rStyle w:val="Hyperlink"/>
            <w:noProof/>
            <w:sz w:val="32"/>
            <w:cs/>
          </w:rPr>
          <w:noBreakHyphen/>
          <w:t xml:space="preserve">6 รูปสัญลักษณ์ภาษา </w:t>
        </w:r>
        <w:r w:rsidR="00B66E17" w:rsidRPr="00B66E17">
          <w:rPr>
            <w:rStyle w:val="Hyperlink"/>
            <w:noProof/>
            <w:sz w:val="32"/>
          </w:rPr>
          <w:t>PHP MyAdmin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_Toc530035129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14B60CA8" w14:textId="10A2BEF9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0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 xml:space="preserve">1 แผนภาพ </w:t>
        </w:r>
        <w:r w:rsidR="00B66E17" w:rsidRPr="00B66E17">
          <w:rPr>
            <w:rStyle w:val="Hyperlink"/>
            <w:noProof/>
            <w:sz w:val="32"/>
          </w:rPr>
          <w:t>Use Case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_Toc530035130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46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27105815" w14:textId="63FCE36A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1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 แผนภาพกิจกรรมเข้าสู่ระบบ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_Toc530035131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55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90FE94F" w14:textId="4AB18DD7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2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3 แผนภาพกิจกรรมชำระเงิน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_Toc530035132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55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27640B6" w14:textId="18B97609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3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4 แผนภาพกิจกรรมจัดการหนังสือ(เพิ่ม)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_Toc530035133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55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7D9D44C1" w14:textId="68CC84C2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4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5 แผนภาพกิจกรรมจัดการหนังสือ(แก้ไข)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_Toc530035134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55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15639AA0" w14:textId="777131EB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5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6 แผนภาพกิจกรรมจัดการหนังสือ(ลบ)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_Toc530035135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56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292F9F01" w14:textId="0A8A1C6A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6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7 แผนภาพกิจกรรมจัดการวารสาร(เพิ่ม)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_Toc530035136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57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22F3A9A7" w14:textId="52EB9C6F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7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8 แผนภาพกิจกรรมจัดการวารสาร(แก้ไข)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_Toc530035137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57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78C03FA9" w14:textId="49180560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38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9 แผนภาพกิจกรรมจัดการวารสาร(ลบ)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_Toc530035138 \h</w:instrText>
        </w:r>
        <w:r w:rsidR="00B66E17" w:rsidRPr="00B66E17">
          <w:rPr>
            <w:noProof/>
            <w:webHidden/>
            <w:sz w:val="32"/>
            <w:cs/>
          </w:rPr>
          <w:instrText xml:space="preserve">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57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674A352E" w14:textId="583A45E5" w:rsidR="00C376C9" w:rsidRPr="00D161EF" w:rsidRDefault="00E04C56" w:rsidP="00D161EF">
      <w:pPr>
        <w:pStyle w:val="TableofFigures"/>
        <w:tabs>
          <w:tab w:val="right" w:leader="dot" w:pos="8872"/>
        </w:tabs>
        <w:rPr>
          <w:noProof/>
          <w:sz w:val="32"/>
        </w:rPr>
      </w:pPr>
      <w:hyperlink w:anchor="_Toc530035139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10 แผนภาพกิจกรรมจัดการหมวดหมู่(เพิ่ม)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_Toc530035139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57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6102E492" w14:textId="5B33B8F8" w:rsidR="00B81835" w:rsidRDefault="00B81835" w:rsidP="00B81835">
      <w:pPr>
        <w:pStyle w:val="TOCHeading"/>
        <w:jc w:val="center"/>
        <w:outlineLvl w:val="0"/>
        <w:rPr>
          <w:rStyle w:val="Hyperlink"/>
          <w:noProof/>
        </w:rPr>
      </w:pPr>
      <w:bookmarkStart w:id="5" w:name="_Toc54854142"/>
      <w:r w:rsidRPr="00B66E17">
        <w:rPr>
          <w:rFonts w:ascii="TH SarabunPSK" w:hAnsi="TH SarabunPSK" w:cs="TH SarabunPSK"/>
          <w:b/>
          <w:bCs/>
          <w:color w:val="auto"/>
          <w:sz w:val="40"/>
          <w:szCs w:val="40"/>
          <w:cs/>
          <w:lang w:bidi="th-TH"/>
        </w:rPr>
        <w:lastRenderedPageBreak/>
        <w:t>สารบัญ</w:t>
      </w:r>
      <w:r>
        <w:rPr>
          <w:rFonts w:ascii="TH SarabunPSK" w:hAnsi="TH SarabunPSK" w:cs="TH SarabunPSK" w:hint="cs"/>
          <w:b/>
          <w:bCs/>
          <w:color w:val="auto"/>
          <w:sz w:val="40"/>
          <w:szCs w:val="40"/>
          <w:cs/>
          <w:lang w:bidi="th-TH"/>
        </w:rPr>
        <w:t>รูปภาพ</w:t>
      </w:r>
      <w:r w:rsidRPr="00B81835">
        <w:rPr>
          <w:rStyle w:val="Hyperlink"/>
          <w:rFonts w:ascii="TH SarabunPSK" w:hAnsi="TH SarabunPSK" w:cs="TH SarabunPSK"/>
          <w:b/>
          <w:bCs/>
          <w:noProof/>
          <w:color w:val="auto"/>
          <w:sz w:val="40"/>
          <w:szCs w:val="40"/>
          <w:u w:val="none"/>
          <w:cs/>
          <w:lang w:bidi="th-TH"/>
        </w:rPr>
        <w:t>(ต่อ)</w:t>
      </w:r>
      <w:bookmarkEnd w:id="5"/>
    </w:p>
    <w:p w14:paraId="17FD6345" w14:textId="77777777" w:rsidR="00C376C9" w:rsidRPr="00B81835" w:rsidRDefault="00C376C9" w:rsidP="00C376C9">
      <w:pPr>
        <w:jc w:val="left"/>
        <w:rPr>
          <w:cs/>
        </w:rPr>
      </w:pPr>
      <w:r>
        <w:rPr>
          <w:rFonts w:hint="cs"/>
          <w:cs/>
        </w:rPr>
        <w:t>ภาพที่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   หน้า</w:t>
      </w:r>
    </w:p>
    <w:p w14:paraId="64A5D678" w14:textId="429CC10F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0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11 แผนภาพกิจกรรมจัดการหมวดหมู่(แก้ไข)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_Toc530035140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57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921B753" w14:textId="346A4017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1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12 แผนภาพกิจกรรมจัดการหมวดหมู่(ลบ)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_Toc530035141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57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2D82D40E" w14:textId="31C0C52F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2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13 แผนภาพกิจกรรมจัดการหมวดหมู่ย่อย(เพิ่ม)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_Toc530035142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57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0F0DDBF4" w14:textId="42526093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3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14 แผนภาพกิจกรรมจัดการหมวดหมู่ย่อย(แก้ไข)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_Toc530035143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57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21BBE254" w14:textId="2A10DE0A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4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15 แผนภาพกิจกรรมจัดการหมวดหมู่ย่อย(ลบ)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_Toc530035144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58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FE67D51" w14:textId="2A683C65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5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16 แผนภาพกิจกรรมจัดการผู้ใช้งาน(เพิ่ม)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_Toc530035145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58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08626D3D" w14:textId="1C2245C2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6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17 แผนภาพกิจกรรมจัดการผู้ใช้งาน(แก้ไข)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_Toc530035146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59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3056459" w14:textId="0DF90359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7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18 แผนภาพกิจกรรมจัดการผู้ใช้งาน(ลบ)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_Toc530035147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59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0E78419" w14:textId="5D443BC9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8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19 แผนภาพกิจกรรมรายงานบุคคลที่ทำการยืมมากที่สุด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_Toc530035148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59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0CC37DCA" w14:textId="7A22AFEF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49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20 แผนภาพกิจกรรมรายงานหนังสือยอดนิยม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_Toc530035149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59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2BD6588" w14:textId="4CF06A45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0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21 แผนภาพกิจกรรมรายงานหนังสือที่ไม่นิยม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_Toc530035150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59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76ECE041" w14:textId="63AF7E32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1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22 แผนภาพความสัมพันธ์ของข้อมูล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_Toc530035151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60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7864133F" w14:textId="52C8BF0D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2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23 แผนภาพ</w:t>
        </w:r>
        <w:r w:rsidR="00B66E17" w:rsidRPr="00B66E17">
          <w:rPr>
            <w:rStyle w:val="Hyperlink"/>
            <w:b/>
            <w:bCs/>
            <w:noProof/>
            <w:sz w:val="32"/>
          </w:rPr>
          <w:t xml:space="preserve"> Flow Charts</w:t>
        </w:r>
        <w:r w:rsidR="00B66E17" w:rsidRPr="00B66E17">
          <w:rPr>
            <w:rStyle w:val="Hyperlink"/>
            <w:noProof/>
            <w:sz w:val="32"/>
            <w:cs/>
          </w:rPr>
          <w:t xml:space="preserve"> การเข้าสู่ระบบ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_Toc530035152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61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2435EFC" w14:textId="5B4B2C5E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3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24 แผนภาพ</w:t>
        </w:r>
        <w:r w:rsidR="00B66E17" w:rsidRPr="00B66E17">
          <w:rPr>
            <w:rStyle w:val="Hyperlink"/>
            <w:b/>
            <w:bCs/>
            <w:noProof/>
            <w:sz w:val="32"/>
          </w:rPr>
          <w:t xml:space="preserve"> Flow Charts</w:t>
        </w:r>
        <w:r w:rsidR="00B66E17" w:rsidRPr="00B66E17">
          <w:rPr>
            <w:rStyle w:val="Hyperlink"/>
            <w:noProof/>
            <w:sz w:val="32"/>
            <w:cs/>
          </w:rPr>
          <w:t xml:space="preserve"> การชำระเงิน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_Toc530035153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61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5D9FB034" w14:textId="748F9F3C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4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25 แผนภาพ</w:t>
        </w:r>
        <w:r w:rsidR="00B66E17" w:rsidRPr="00B66E17">
          <w:rPr>
            <w:rStyle w:val="Hyperlink"/>
            <w:b/>
            <w:bCs/>
            <w:noProof/>
            <w:sz w:val="32"/>
          </w:rPr>
          <w:t xml:space="preserve"> Flow Charts</w:t>
        </w:r>
        <w:r w:rsidR="00B66E17" w:rsidRPr="00B66E17">
          <w:rPr>
            <w:rStyle w:val="Hyperlink"/>
            <w:noProof/>
            <w:sz w:val="32"/>
            <w:cs/>
          </w:rPr>
          <w:t xml:space="preserve"> จัดการหนังสือ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_Toc530035154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61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52379FBE" w14:textId="6315F80E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5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26 แผนภาพ</w:t>
        </w:r>
        <w:r w:rsidR="00B66E17" w:rsidRPr="00B66E17">
          <w:rPr>
            <w:rStyle w:val="Hyperlink"/>
            <w:b/>
            <w:bCs/>
            <w:noProof/>
            <w:sz w:val="32"/>
          </w:rPr>
          <w:t xml:space="preserve"> Flow Charts</w:t>
        </w:r>
        <w:r w:rsidR="00B66E17" w:rsidRPr="00B66E17">
          <w:rPr>
            <w:rStyle w:val="Hyperlink"/>
            <w:noProof/>
            <w:sz w:val="32"/>
            <w:cs/>
          </w:rPr>
          <w:t xml:space="preserve"> จัดการวารสาร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_Toc530035155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62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AF82898" w14:textId="3914DBE4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6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27 แผนภาพ</w:t>
        </w:r>
        <w:r w:rsidR="00B66E17" w:rsidRPr="00B66E17">
          <w:rPr>
            <w:rStyle w:val="Hyperlink"/>
            <w:b/>
            <w:bCs/>
            <w:noProof/>
            <w:sz w:val="32"/>
          </w:rPr>
          <w:t xml:space="preserve"> Flow Charts</w:t>
        </w:r>
        <w:r w:rsidR="00B66E17" w:rsidRPr="00B66E17">
          <w:rPr>
            <w:rStyle w:val="Hyperlink"/>
            <w:noProof/>
            <w:sz w:val="32"/>
            <w:cs/>
          </w:rPr>
          <w:t xml:space="preserve"> จัดการหมวดหมู่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_Toc530035156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62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5D3A30A0" w14:textId="1354A81D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7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28 แผนภาพ</w:t>
        </w:r>
        <w:r w:rsidR="00B66E17" w:rsidRPr="00B66E17">
          <w:rPr>
            <w:rStyle w:val="Hyperlink"/>
            <w:b/>
            <w:bCs/>
            <w:noProof/>
            <w:sz w:val="32"/>
          </w:rPr>
          <w:t xml:space="preserve"> Flow Charts</w:t>
        </w:r>
        <w:r w:rsidR="00B66E17" w:rsidRPr="00B66E17">
          <w:rPr>
            <w:rStyle w:val="Hyperlink"/>
            <w:noProof/>
            <w:sz w:val="32"/>
            <w:cs/>
          </w:rPr>
          <w:t xml:space="preserve"> จัดการหมวดหมู่ย่อย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_Toc530035157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62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1C684910" w14:textId="7E49FFF7" w:rsidR="00B66E17" w:rsidRDefault="00E04C56" w:rsidP="00B66E17">
      <w:pPr>
        <w:pStyle w:val="TableofFigures"/>
        <w:tabs>
          <w:tab w:val="right" w:leader="dot" w:pos="8872"/>
        </w:tabs>
        <w:rPr>
          <w:noProof/>
          <w:sz w:val="32"/>
        </w:rPr>
      </w:pPr>
      <w:hyperlink w:anchor="_Toc530035158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29 แผนภาพ</w:t>
        </w:r>
        <w:r w:rsidR="00B66E17" w:rsidRPr="00B66E17">
          <w:rPr>
            <w:rStyle w:val="Hyperlink"/>
            <w:b/>
            <w:bCs/>
            <w:noProof/>
            <w:sz w:val="32"/>
          </w:rPr>
          <w:t xml:space="preserve"> Flow Charts</w:t>
        </w:r>
        <w:r w:rsidR="00B66E17" w:rsidRPr="00B66E17">
          <w:rPr>
            <w:rStyle w:val="Hyperlink"/>
            <w:noProof/>
            <w:sz w:val="32"/>
            <w:cs/>
          </w:rPr>
          <w:t xml:space="preserve"> จัดการผู้ใช้งาน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_Toc530035158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62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953CCC4" w14:textId="77777777" w:rsidR="00C376C9" w:rsidRPr="00C376C9" w:rsidRDefault="00C376C9" w:rsidP="00C376C9"/>
    <w:p w14:paraId="4EEE5C5F" w14:textId="77777777" w:rsidR="00B81835" w:rsidRDefault="00B81835" w:rsidP="00B81835">
      <w:pPr>
        <w:pStyle w:val="TOCHeading"/>
        <w:jc w:val="center"/>
        <w:outlineLvl w:val="0"/>
        <w:rPr>
          <w:rStyle w:val="Hyperlink"/>
          <w:noProof/>
        </w:rPr>
      </w:pPr>
      <w:bookmarkStart w:id="6" w:name="_Toc54854143"/>
      <w:r w:rsidRPr="00B66E17">
        <w:rPr>
          <w:rFonts w:ascii="TH SarabunPSK" w:hAnsi="TH SarabunPSK" w:cs="TH SarabunPSK"/>
          <w:b/>
          <w:bCs/>
          <w:color w:val="auto"/>
          <w:sz w:val="40"/>
          <w:szCs w:val="40"/>
          <w:cs/>
          <w:lang w:bidi="th-TH"/>
        </w:rPr>
        <w:t>สารบัญ</w:t>
      </w:r>
      <w:r>
        <w:rPr>
          <w:rFonts w:ascii="TH SarabunPSK" w:hAnsi="TH SarabunPSK" w:cs="TH SarabunPSK" w:hint="cs"/>
          <w:b/>
          <w:bCs/>
          <w:color w:val="auto"/>
          <w:sz w:val="40"/>
          <w:szCs w:val="40"/>
          <w:cs/>
          <w:lang w:bidi="th-TH"/>
        </w:rPr>
        <w:t>รูปภาพ</w:t>
      </w:r>
      <w:r w:rsidRPr="00B81835">
        <w:rPr>
          <w:rStyle w:val="Hyperlink"/>
          <w:rFonts w:ascii="TH SarabunPSK" w:hAnsi="TH SarabunPSK" w:cs="TH SarabunPSK"/>
          <w:b/>
          <w:bCs/>
          <w:noProof/>
          <w:color w:val="auto"/>
          <w:sz w:val="40"/>
          <w:szCs w:val="40"/>
          <w:u w:val="none"/>
          <w:cs/>
          <w:lang w:bidi="th-TH"/>
        </w:rPr>
        <w:t>(ต่อ)</w:t>
      </w:r>
      <w:bookmarkEnd w:id="6"/>
    </w:p>
    <w:p w14:paraId="6ED61339" w14:textId="77777777" w:rsidR="00C376C9" w:rsidRPr="00B81835" w:rsidRDefault="00C376C9" w:rsidP="00C376C9">
      <w:pPr>
        <w:jc w:val="left"/>
        <w:rPr>
          <w:cs/>
        </w:rPr>
      </w:pPr>
      <w:r>
        <w:rPr>
          <w:rFonts w:hint="cs"/>
          <w:cs/>
        </w:rPr>
        <w:t>ภาพที่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   หน้า</w:t>
      </w:r>
    </w:p>
    <w:p w14:paraId="67C7A39B" w14:textId="71584585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59" w:history="1">
        <w:r w:rsidR="00B66E17" w:rsidRPr="00B66E17">
          <w:rPr>
            <w:rStyle w:val="Hyperlink"/>
            <w:noProof/>
            <w:sz w:val="32"/>
            <w:cs/>
          </w:rPr>
          <w:t>ภาพที่ 3</w:t>
        </w:r>
        <w:r w:rsidR="00B66E17" w:rsidRPr="00B66E17">
          <w:rPr>
            <w:rStyle w:val="Hyperlink"/>
            <w:noProof/>
            <w:sz w:val="32"/>
            <w:cs/>
          </w:rPr>
          <w:noBreakHyphen/>
          <w:t>30 แผนภาพ</w:t>
        </w:r>
        <w:r w:rsidR="00B66E17" w:rsidRPr="00B66E17">
          <w:rPr>
            <w:rStyle w:val="Hyperlink"/>
            <w:b/>
            <w:bCs/>
            <w:noProof/>
            <w:sz w:val="32"/>
          </w:rPr>
          <w:t xml:space="preserve"> Flow Charts</w:t>
        </w:r>
        <w:r w:rsidR="00B66E17" w:rsidRPr="00B66E17">
          <w:rPr>
            <w:rStyle w:val="Hyperlink"/>
            <w:noProof/>
            <w:sz w:val="32"/>
            <w:cs/>
          </w:rPr>
          <w:t xml:space="preserve"> นำออกรายงาน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_Toc530035159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62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70DC655F" w14:textId="7B37BF41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0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 หน้าจอแบบฟอร์มการเข้าสู่ระบบ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_Toc530035160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63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5229D536" w14:textId="37E63EE3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1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2 หน้าจอการเข้าสู่ระบบของผู้ใช้งานทั่วไป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_Toc530035161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63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29E56172" w14:textId="0FA30CE7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2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3 หน้าจอการเข้าสู่ระบบของผู้ดูแลระบบ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_Toc530035162 \h </w:instrText>
        </w:r>
        <w:r w:rsidR="00B66E17" w:rsidRPr="00B66E17">
          <w:rPr>
            <w:noProof/>
            <w:webHidden/>
            <w:sz w:val="32"/>
          </w:rPr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63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5FD80A4F" w14:textId="5243AC24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3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4 หน้าจอเมนูฟังก์ชันการชำระค่าปรับ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_Toc530035163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7E1065DE" w14:textId="47F53A9E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4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5 หน้าจอฟังก์ชันการชำระค่าปรับ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_Toc530035164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5620E870" w14:textId="03C5AEE6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5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6 หน้าจอแบบฟอร์มการเพิ่มหนังสือ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_Toc530035165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4781F504" w14:textId="7EC96FBD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6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7 หน้าจอแบบฟอร์มการแก้ไขข้อมูล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_Toc530035166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5FA17C9C" w14:textId="4EA51D1A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7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8 หน้าจอการยืนยันการลบข้อมูล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_Toc530035167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51364490" w14:textId="7AA66660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8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9 หน้าจอแบบฟอร์มการเพิ่มวารสาร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_Toc530035168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29F124A0" w14:textId="1D37FC79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69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10 หน้าจอแบบฟอร์มการแก้ไขข้อมูล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_Toc530035169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2316DF93" w14:textId="0B285171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70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11 หน้าจอการยืนยันการลบข้อมูล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_Toc530035170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F8BCEE3" w14:textId="35371ADD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71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12 หน้าจอการจัดการหมวดหมู่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_Toc530035171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718CB50D" w14:textId="28C24CDE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72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13 หน้าจอการจัดการหมวดหมู่ย่อย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_Toc530035172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E0AA4B7" w14:textId="5EEEB554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73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14 หน้าจอการจัดการผู้ใช้งาน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_Toc530035173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95DD706" w14:textId="00865BB5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74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15 หน้าจอรายงานผู้ที่มีรายการยืมมากที่สุด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_Toc530035174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600ED326" w14:textId="595D3F7E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75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16 หน้าจอรายงานหนังสือที่เป็นที่นิยม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_Toc530035175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33C74E12" w14:textId="1144F6F3" w:rsidR="00B66E17" w:rsidRPr="00B66E17" w:rsidRDefault="00E04C56" w:rsidP="00B66E17">
      <w:pPr>
        <w:pStyle w:val="TableofFigures"/>
        <w:tabs>
          <w:tab w:val="right" w:leader="dot" w:pos="8872"/>
        </w:tabs>
        <w:rPr>
          <w:rFonts w:eastAsiaTheme="minorEastAsia"/>
          <w:smallCaps w:val="0"/>
          <w:noProof/>
          <w:sz w:val="32"/>
        </w:rPr>
      </w:pPr>
      <w:hyperlink w:anchor="_Toc530035176" w:history="1">
        <w:r w:rsidR="00B66E17" w:rsidRPr="00B66E17">
          <w:rPr>
            <w:rStyle w:val="Hyperlink"/>
            <w:noProof/>
            <w:sz w:val="32"/>
            <w:cs/>
          </w:rPr>
          <w:t>ภาพที่ 4</w:t>
        </w:r>
        <w:r w:rsidR="00B66E17" w:rsidRPr="00B66E17">
          <w:rPr>
            <w:rStyle w:val="Hyperlink"/>
            <w:noProof/>
            <w:sz w:val="32"/>
            <w:cs/>
          </w:rPr>
          <w:noBreakHyphen/>
          <w:t>17 หน้าจอรายงานหนังสือที่ไม่เป็นที่นิยม</w:t>
        </w:r>
        <w:r w:rsidR="00B66E17" w:rsidRPr="00B66E17">
          <w:rPr>
            <w:noProof/>
            <w:webHidden/>
            <w:sz w:val="32"/>
          </w:rPr>
          <w:tab/>
        </w:r>
        <w:r w:rsidR="00B66E17" w:rsidRPr="00B66E17">
          <w:rPr>
            <w:noProof/>
            <w:webHidden/>
            <w:sz w:val="32"/>
          </w:rPr>
          <w:fldChar w:fldCharType="begin"/>
        </w:r>
        <w:r w:rsidR="00B66E17" w:rsidRPr="00B66E17">
          <w:rPr>
            <w:noProof/>
            <w:webHidden/>
            <w:sz w:val="32"/>
          </w:rPr>
          <w:instrText xml:space="preserve"> PAGEREF _Toc530035176 \h </w:instrText>
        </w:r>
        <w:r w:rsidR="00B66E17" w:rsidRPr="00B66E17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B66E17" w:rsidRPr="00B66E17">
          <w:rPr>
            <w:noProof/>
            <w:webHidden/>
            <w:sz w:val="32"/>
          </w:rPr>
          <w:fldChar w:fldCharType="end"/>
        </w:r>
      </w:hyperlink>
    </w:p>
    <w:p w14:paraId="1F7F1EF0" w14:textId="77777777" w:rsidR="006574F9" w:rsidRPr="00B66E17" w:rsidRDefault="00B66E17" w:rsidP="00B66E17">
      <w:pPr>
        <w:spacing w:after="0"/>
        <w:jc w:val="left"/>
        <w:rPr>
          <w:cs/>
        </w:rPr>
      </w:pPr>
      <w:r w:rsidRPr="00B66E17">
        <w:rPr>
          <w:cs/>
        </w:rPr>
        <w:lastRenderedPageBreak/>
        <w:fldChar w:fldCharType="end"/>
      </w:r>
    </w:p>
    <w:p w14:paraId="35C01540" w14:textId="25AC64A6" w:rsidR="006E6D0D" w:rsidRDefault="006E6D0D">
      <w:pPr>
        <w:pStyle w:val="TableofFigures"/>
        <w:tabs>
          <w:tab w:val="right" w:leader="dot" w:pos="8872"/>
        </w:tabs>
      </w:pPr>
    </w:p>
    <w:p w14:paraId="619E005B" w14:textId="77777777" w:rsidR="00C376C9" w:rsidRPr="00C376C9" w:rsidRDefault="00C376C9" w:rsidP="00C376C9"/>
    <w:p w14:paraId="24FC147D" w14:textId="48F2041A" w:rsidR="006E6D0D" w:rsidRDefault="006E6D0D" w:rsidP="00EF29B9">
      <w:pPr>
        <w:pStyle w:val="TableofFigures"/>
        <w:tabs>
          <w:tab w:val="right" w:leader="dot" w:pos="8872"/>
        </w:tabs>
        <w:jc w:val="center"/>
        <w:outlineLvl w:val="0"/>
        <w:rPr>
          <w:rStyle w:val="Hyperlink"/>
          <w:b/>
          <w:bCs/>
          <w:noProof/>
          <w:color w:val="auto"/>
          <w:sz w:val="40"/>
          <w:szCs w:val="40"/>
          <w:u w:val="none"/>
        </w:rPr>
      </w:pPr>
      <w:bookmarkStart w:id="7" w:name="_Toc54854144"/>
      <w:r w:rsidRPr="00B66E17">
        <w:rPr>
          <w:b/>
          <w:bCs/>
          <w:sz w:val="40"/>
          <w:szCs w:val="40"/>
          <w:cs/>
        </w:rPr>
        <w:t>สารบัญ</w:t>
      </w:r>
      <w:r>
        <w:rPr>
          <w:rFonts w:hint="cs"/>
          <w:b/>
          <w:bCs/>
          <w:sz w:val="40"/>
          <w:szCs w:val="40"/>
          <w:cs/>
        </w:rPr>
        <w:t>ตาราง</w:t>
      </w:r>
      <w:bookmarkEnd w:id="7"/>
    </w:p>
    <w:p w14:paraId="07942354" w14:textId="252CED0A" w:rsidR="006E6D0D" w:rsidRPr="006E6D0D" w:rsidRDefault="00EF29B9" w:rsidP="00EF29B9">
      <w:pPr>
        <w:rPr>
          <w:cs/>
        </w:rPr>
      </w:pPr>
      <w:r>
        <w:rPr>
          <w:rFonts w:hint="cs"/>
          <w:cs/>
        </w:rPr>
        <w:t>ตารางที่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   </w:t>
      </w:r>
      <w:r w:rsidR="006E6D0D">
        <w:rPr>
          <w:rFonts w:hint="cs"/>
          <w:cs/>
        </w:rPr>
        <w:t>หน้า</w:t>
      </w:r>
    </w:p>
    <w:p w14:paraId="57724951" w14:textId="4CFABFC7" w:rsidR="006E6D0D" w:rsidRPr="00EF29B9" w:rsidRDefault="006E6D0D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TOC \h \z \c </w:instrText>
      </w:r>
      <w:r>
        <w:rPr>
          <w:szCs w:val="20"/>
          <w:cs/>
        </w:rPr>
        <w:instrText>"</w:instrText>
      </w:r>
      <w:r>
        <w:rPr>
          <w:cs/>
        </w:rPr>
        <w:instrText xml:space="preserve">ตารางที่" </w:instrText>
      </w:r>
      <w:r>
        <w:rPr>
          <w:cs/>
        </w:rPr>
        <w:fldChar w:fldCharType="separate"/>
      </w:r>
      <w:hyperlink w:anchor="_Toc530036550" w:history="1">
        <w:r w:rsidRPr="00EF29B9">
          <w:rPr>
            <w:rStyle w:val="Hyperlink"/>
            <w:b/>
            <w:bCs/>
            <w:noProof/>
            <w:sz w:val="32"/>
            <w:cs/>
          </w:rPr>
          <w:t>ตารางที่ 1</w:t>
        </w:r>
        <w:r w:rsidRPr="00EF29B9">
          <w:rPr>
            <w:rStyle w:val="Hyperlink"/>
            <w:b/>
            <w:bCs/>
            <w:noProof/>
            <w:sz w:val="32"/>
            <w:cs/>
          </w:rPr>
          <w:noBreakHyphen/>
          <w:t>1 แผนปฏิบัติงานสหกิจศึกษา ครั้งที่ 1</w:t>
        </w:r>
        <w:r w:rsidRPr="00EF29B9">
          <w:rPr>
            <w:noProof/>
            <w:webHidden/>
            <w:sz w:val="32"/>
          </w:rPr>
          <w:tab/>
        </w:r>
        <w:r w:rsidRPr="00EF29B9">
          <w:rPr>
            <w:noProof/>
            <w:webHidden/>
            <w:sz w:val="32"/>
          </w:rPr>
          <w:fldChar w:fldCharType="begin"/>
        </w:r>
        <w:r w:rsidRPr="00EF29B9">
          <w:rPr>
            <w:noProof/>
            <w:webHidden/>
            <w:sz w:val="32"/>
          </w:rPr>
          <w:instrText xml:space="preserve"> PAGEREF _Toc530036550 \h </w:instrText>
        </w:r>
        <w:r w:rsidRPr="00EF29B9">
          <w:rPr>
            <w:noProof/>
            <w:webHidden/>
            <w:sz w:val="32"/>
          </w:rPr>
        </w:r>
        <w:r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20</w:t>
        </w:r>
        <w:r w:rsidRPr="00EF29B9">
          <w:rPr>
            <w:noProof/>
            <w:webHidden/>
            <w:sz w:val="32"/>
          </w:rPr>
          <w:fldChar w:fldCharType="end"/>
        </w:r>
      </w:hyperlink>
    </w:p>
    <w:p w14:paraId="56738C01" w14:textId="637874EE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1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2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 คำศัพท์เฉพาะ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_Toc530036551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24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29CEEB90" w14:textId="467B361F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2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 คําอธิบายยูสเคสเข้าสู่ระบบ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_Toc530036552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47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022FCE0E" w14:textId="21E3F47B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3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2 คําอธิบายยูสเคสออกจากระบบ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_Toc530036553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47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7F00A149" w14:textId="09644F5C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4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3 คําอธิบายยูสเคสชำระเงิน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_Toc530036554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49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5638622F" w14:textId="436D83A8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5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4 คําอธิบายยูสเคสจัดการหนังสือ(เพิ่ม)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_Toc530036555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50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4C1B8ECC" w14:textId="2228619F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6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5 คําอธิบายยูสเคสจัดการหนังสือ(แก้ไข)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_Toc530036556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51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58420D43" w14:textId="64CFDD28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7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6 คําอธิบายยูสเคสจัดการหนังสือ(ลบ)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_Toc530036557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52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7903A56B" w14:textId="400783AA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8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7 คําอธิบายยูสเคสจัดการวารสาร(เพิ่ม)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_Toc530036558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53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1BEDF129" w14:textId="394C06BE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59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8 คําอธิบายยูสเคสจัดการวารสาร(แก้ไข)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_Toc530036559 \h </w:instrText>
        </w:r>
        <w:r w:rsidR="006E6D0D" w:rsidRPr="00EF29B9">
          <w:rPr>
            <w:noProof/>
            <w:webHidden/>
            <w:sz w:val="32"/>
          </w:rPr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noProof/>
            <w:webHidden/>
            <w:sz w:val="32"/>
            <w:cs/>
          </w:rPr>
          <w:t>54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12496BF8" w14:textId="601C4524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0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9 คําอธิบายยูสเคสจัดการวารสาร(ลบ)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_Toc530036560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25BFB3CE" w14:textId="3F965F19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1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10 คําอธิบายยูสเคสจัดการหมวดหมู่(เพิ่ม)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_Toc530036561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4661ADD8" w14:textId="2934BE6E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2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11 คําอธิบายยูสเคสจัดการหมวดหมู่(แก้ไข)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_Toc530036562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2C57004D" w14:textId="09647B08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3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12 คําอธิบายยูสเคสจัดการหมวดหมู่(ลบ)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_Toc530036563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20B352BB" w14:textId="27DD29CC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4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13 คําอธิบายยูสเคสจัดการหมวดหมู่ย่อย(เพิ่ม)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_Toc530036564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1A7991B9" w14:textId="4247B274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5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14 คําอธิบายยูสเคสจัดการหมวดหมู่ย่อย(แก้ไข)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_Toc530036565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44D82C1D" w14:textId="797997E0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6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15 คําอธิบายยูสเคสจัดการหมวดหมู่ย่อย(ลบ)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_Toc530036566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3421406F" w14:textId="7E1D55B7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7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16 คําอธิบายยูสเคสจัดการผู้ใช้งาน(เพิ่ม)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_Toc530036567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7AB1AB60" w14:textId="371ED84F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8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17 คําอธิบายยูสเคสจัดการผู้ใช้งาน(แก้ไข)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_Toc530036568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22EE9B7B" w14:textId="52C15AB3" w:rsidR="006E6D0D" w:rsidRDefault="006E6D0D" w:rsidP="00EF29B9">
      <w:pPr>
        <w:pStyle w:val="TableofFigures"/>
        <w:tabs>
          <w:tab w:val="right" w:leader="dot" w:pos="8872"/>
        </w:tabs>
        <w:jc w:val="center"/>
        <w:outlineLvl w:val="0"/>
        <w:rPr>
          <w:rStyle w:val="Hyperlink"/>
          <w:color w:val="auto"/>
          <w:u w:val="none"/>
        </w:rPr>
      </w:pPr>
      <w:bookmarkStart w:id="8" w:name="_Toc54854145"/>
      <w:r w:rsidRPr="00B66E17">
        <w:rPr>
          <w:b/>
          <w:bCs/>
          <w:sz w:val="40"/>
          <w:szCs w:val="40"/>
          <w:cs/>
        </w:rPr>
        <w:t>สารบัญ</w:t>
      </w:r>
      <w:r>
        <w:rPr>
          <w:rFonts w:hint="cs"/>
          <w:b/>
          <w:bCs/>
          <w:sz w:val="40"/>
          <w:szCs w:val="40"/>
          <w:cs/>
        </w:rPr>
        <w:t>ตาราง</w:t>
      </w:r>
      <w:r w:rsidRPr="00B81835">
        <w:rPr>
          <w:rStyle w:val="Hyperlink"/>
          <w:b/>
          <w:bCs/>
          <w:noProof/>
          <w:color w:val="auto"/>
          <w:sz w:val="40"/>
          <w:szCs w:val="40"/>
          <w:u w:val="none"/>
          <w:cs/>
        </w:rPr>
        <w:t>(ต่อ)</w:t>
      </w:r>
      <w:bookmarkEnd w:id="8"/>
    </w:p>
    <w:p w14:paraId="5C49D458" w14:textId="17641441" w:rsidR="00EF29B9" w:rsidRPr="00EF29B9" w:rsidRDefault="00EF29B9" w:rsidP="00EF29B9">
      <w:pPr>
        <w:jc w:val="right"/>
        <w:rPr>
          <w:cs/>
        </w:rPr>
      </w:pPr>
      <w:r>
        <w:rPr>
          <w:rFonts w:hint="cs"/>
          <w:cs/>
        </w:rPr>
        <w:t>หน้า</w:t>
      </w:r>
    </w:p>
    <w:p w14:paraId="0D0885E7" w14:textId="490CC0F7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69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18 คําอธิบายยูสเคสจัดการผู้ใช้งาน(ลบ)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_Toc530036569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1B05A47F" w14:textId="5984BE36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70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19 คําอธิบายยูสเคสรายงานบุคคลที่ทำการยืมมากที่สุด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_Toc530036570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42844ABE" w14:textId="031B8A35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71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20 คําอธิบายยูสเคสรายงานหนังสือยอดนิยม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_Toc530036571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6834341C" w14:textId="4DF4FE00" w:rsidR="006E6D0D" w:rsidRPr="00EF29B9" w:rsidRDefault="00E04C56">
      <w:pPr>
        <w:pStyle w:val="TableofFigures"/>
        <w:tabs>
          <w:tab w:val="right" w:leader="dot" w:pos="8872"/>
        </w:tabs>
        <w:rPr>
          <w:rFonts w:asciiTheme="minorHAnsi" w:eastAsiaTheme="minorEastAsia" w:hAnsiTheme="minorHAnsi" w:cstheme="minorBidi"/>
          <w:smallCaps w:val="0"/>
          <w:noProof/>
          <w:sz w:val="32"/>
        </w:rPr>
      </w:pPr>
      <w:hyperlink w:anchor="_Toc530036572" w:history="1">
        <w:r w:rsidR="006E6D0D" w:rsidRPr="00EF29B9">
          <w:rPr>
            <w:rStyle w:val="Hyperlink"/>
            <w:b/>
            <w:bCs/>
            <w:noProof/>
            <w:sz w:val="32"/>
            <w:cs/>
          </w:rPr>
          <w:t>ตารางที่ 3</w:t>
        </w:r>
        <w:r w:rsidR="006E6D0D" w:rsidRPr="00EF29B9">
          <w:rPr>
            <w:rStyle w:val="Hyperlink"/>
            <w:b/>
            <w:bCs/>
            <w:noProof/>
            <w:sz w:val="32"/>
            <w:cs/>
          </w:rPr>
          <w:noBreakHyphen/>
          <w:t>21 คําอธิบายยูสเคสรายงานหนังสือที่ไม่นิยม</w:t>
        </w:r>
        <w:r w:rsidR="006E6D0D" w:rsidRPr="00EF29B9">
          <w:rPr>
            <w:noProof/>
            <w:webHidden/>
            <w:sz w:val="32"/>
          </w:rPr>
          <w:tab/>
        </w:r>
        <w:r w:rsidR="006E6D0D" w:rsidRPr="00EF29B9">
          <w:rPr>
            <w:noProof/>
            <w:webHidden/>
            <w:sz w:val="32"/>
          </w:rPr>
          <w:fldChar w:fldCharType="begin"/>
        </w:r>
        <w:r w:rsidR="006E6D0D" w:rsidRPr="00EF29B9">
          <w:rPr>
            <w:noProof/>
            <w:webHidden/>
            <w:sz w:val="32"/>
          </w:rPr>
          <w:instrText xml:space="preserve"> PAGEREF _Toc530036572 \h </w:instrText>
        </w:r>
        <w:r w:rsidR="006E6D0D" w:rsidRPr="00EF29B9">
          <w:rPr>
            <w:noProof/>
            <w:webHidden/>
            <w:sz w:val="32"/>
          </w:rPr>
          <w:fldChar w:fldCharType="separate"/>
        </w:r>
        <w:r w:rsidR="008C6605">
          <w:rPr>
            <w:b/>
            <w:bCs/>
            <w:noProof/>
            <w:webHidden/>
            <w:sz w:val="32"/>
          </w:rPr>
          <w:t>Error! Bookmark not defined.</w:t>
        </w:r>
        <w:r w:rsidR="006E6D0D" w:rsidRPr="00EF29B9">
          <w:rPr>
            <w:noProof/>
            <w:webHidden/>
            <w:sz w:val="32"/>
          </w:rPr>
          <w:fldChar w:fldCharType="end"/>
        </w:r>
      </w:hyperlink>
    </w:p>
    <w:p w14:paraId="2EF25F74" w14:textId="77777777" w:rsidR="00872923" w:rsidRPr="00C002EF" w:rsidRDefault="006E6D0D" w:rsidP="004A5428">
      <w:pPr>
        <w:pStyle w:val="a3"/>
        <w:spacing w:line="240" w:lineRule="auto"/>
        <w:jc w:val="right"/>
        <w:rPr>
          <w:cs/>
        </w:rPr>
        <w:sectPr w:rsidR="00872923" w:rsidRPr="00C002EF" w:rsidSect="00401699">
          <w:headerReference w:type="default" r:id="rId11"/>
          <w:headerReference w:type="first" r:id="rId12"/>
          <w:pgSz w:w="11906" w:h="16838" w:code="9"/>
          <w:pgMar w:top="2160" w:right="1152" w:bottom="1008" w:left="1872" w:header="1008" w:footer="720" w:gutter="0"/>
          <w:pgNumType w:fmt="thaiLetters" w:start="1"/>
          <w:cols w:space="720"/>
          <w:docGrid w:linePitch="435"/>
        </w:sectPr>
      </w:pPr>
      <w:r>
        <w:rPr>
          <w:cs/>
        </w:rPr>
        <w:fldChar w:fldCharType="end"/>
      </w:r>
    </w:p>
    <w:p w14:paraId="3BFE9818" w14:textId="77777777" w:rsidR="00543997" w:rsidRPr="00C002EF" w:rsidRDefault="00A87D64" w:rsidP="00991A87">
      <w:pPr>
        <w:pStyle w:val="Heading1"/>
        <w:spacing w:line="240" w:lineRule="auto"/>
      </w:pPr>
      <w:bookmarkStart w:id="9" w:name="_Toc487543075"/>
      <w:r w:rsidRPr="00C002EF">
        <w:rPr>
          <w:cs/>
        </w:rPr>
        <w:lastRenderedPageBreak/>
        <w:br/>
      </w:r>
      <w:r w:rsidRPr="00C002EF">
        <w:rPr>
          <w:cs/>
        </w:rPr>
        <w:br/>
      </w:r>
      <w:bookmarkStart w:id="10" w:name="_Toc54854146"/>
      <w:r w:rsidR="00E63E4A" w:rsidRPr="00C002EF">
        <w:rPr>
          <w:cs/>
        </w:rPr>
        <w:t>บทนำ</w:t>
      </w:r>
      <w:bookmarkEnd w:id="9"/>
      <w:bookmarkEnd w:id="10"/>
    </w:p>
    <w:p w14:paraId="311DA6D0" w14:textId="77777777" w:rsidR="0094617B" w:rsidRPr="00C002EF" w:rsidRDefault="0094617B" w:rsidP="00991A87">
      <w:pPr>
        <w:spacing w:line="240" w:lineRule="auto"/>
      </w:pPr>
    </w:p>
    <w:p w14:paraId="448B5CB0" w14:textId="77777777" w:rsidR="00C376C9" w:rsidRPr="00315F9A" w:rsidRDefault="00C376C9" w:rsidP="00C376C9">
      <w:pPr>
        <w:spacing w:after="0" w:line="240" w:lineRule="auto"/>
        <w:ind w:firstLine="576"/>
      </w:pPr>
      <w:bookmarkStart w:id="11" w:name="_Hlk54817820"/>
      <w:bookmarkStart w:id="12" w:name="_Toc409387113"/>
      <w:bookmarkStart w:id="13" w:name="_Toc410779693"/>
      <w:bookmarkStart w:id="14" w:name="_Toc413338017"/>
      <w:bookmarkStart w:id="15" w:name="_Toc420387288"/>
      <w:bookmarkStart w:id="16" w:name="_Toc420485884"/>
      <w:bookmarkStart w:id="17" w:name="_Toc420525041"/>
      <w:bookmarkStart w:id="18" w:name="_Toc420734851"/>
      <w:bookmarkStart w:id="19" w:name="_Toc420739344"/>
      <w:bookmarkStart w:id="20" w:name="_Toc453667458"/>
      <w:bookmarkStart w:id="21" w:name="_Toc453683017"/>
      <w:bookmarkStart w:id="22" w:name="_Toc453683429"/>
      <w:bookmarkStart w:id="23" w:name="_Toc453683689"/>
      <w:bookmarkStart w:id="24" w:name="_Toc487543077"/>
      <w:r w:rsidRPr="00315F9A">
        <w:rPr>
          <w:rFonts w:hint="cs"/>
          <w:cs/>
        </w:rPr>
        <w:t>เนื่องจากการพัฒนาทางด้านเทคโนโลยีในปัจจุบันได้รับความก้าวหน้า</w:t>
      </w:r>
      <w:r>
        <w:rPr>
          <w:rFonts w:hint="cs"/>
          <w:cs/>
        </w:rPr>
        <w:t xml:space="preserve"> โดย</w:t>
      </w:r>
      <w:r w:rsidRPr="00315F9A">
        <w:rPr>
          <w:rFonts w:hint="cs"/>
          <w:cs/>
        </w:rPr>
        <w:t>ผู้คนส่วนใหญ่ให้ความ</w:t>
      </w:r>
      <w:r>
        <w:rPr>
          <w:rFonts w:hint="cs"/>
          <w:cs/>
        </w:rPr>
        <w:t>สำคัญ และความ</w:t>
      </w:r>
      <w:r w:rsidRPr="00315F9A">
        <w:rPr>
          <w:rFonts w:hint="cs"/>
          <w:cs/>
        </w:rPr>
        <w:t>สนใจเป็นอย่างมากทั้งในเชิงการศึกษา หรือแม้กระทั้งในเชิงธุรกิจ</w:t>
      </w:r>
      <w:r>
        <w:rPr>
          <w:rFonts w:hint="cs"/>
          <w:cs/>
        </w:rPr>
        <w:t xml:space="preserve"> </w:t>
      </w:r>
      <w:r w:rsidRPr="00315F9A">
        <w:rPr>
          <w:rFonts w:hint="cs"/>
          <w:cs/>
        </w:rPr>
        <w:t>เป็นต้น ดังนั้นเทคโนโลยีจึงจำเป็นอย่างมากในยุค</w:t>
      </w:r>
      <w:r>
        <w:rPr>
          <w:rFonts w:hint="cs"/>
          <w:cs/>
        </w:rPr>
        <w:t>แห่งนี้</w:t>
      </w:r>
      <w:r w:rsidRPr="00315F9A">
        <w:rPr>
          <w:rFonts w:hint="cs"/>
          <w:cs/>
        </w:rPr>
        <w:t xml:space="preserve"> </w:t>
      </w:r>
      <w:r>
        <w:rPr>
          <w:rFonts w:hint="cs"/>
          <w:cs/>
        </w:rPr>
        <w:t>ข้อดีของเทคโนโลยีมีส่วน</w:t>
      </w:r>
      <w:r w:rsidRPr="00315F9A">
        <w:rPr>
          <w:rFonts w:hint="cs"/>
          <w:cs/>
        </w:rPr>
        <w:t>ช่วยสนับสนุนและอำนวยความสะดวก และลดทรัพยากรหรือค่าใช้จ่ายในส่วนที่ไม่จำเป็น  เป็นต้น</w:t>
      </w:r>
      <w:r>
        <w:rPr>
          <w:rFonts w:hint="cs"/>
          <w:cs/>
        </w:rPr>
        <w:t xml:space="preserve"> </w:t>
      </w:r>
    </w:p>
    <w:p w14:paraId="316FA9D3" w14:textId="77777777" w:rsidR="00C376C9" w:rsidRDefault="00C376C9" w:rsidP="00C376C9">
      <w:pPr>
        <w:spacing w:after="0" w:line="240" w:lineRule="auto"/>
        <w:ind w:firstLine="576"/>
      </w:pPr>
      <w:r>
        <w:rPr>
          <w:rFonts w:hint="cs"/>
          <w:cs/>
        </w:rPr>
        <w:t xml:space="preserve">ดังนั้นเพื่อพัฒนาต่อยอดทางการเรียนรู้ของนิสิตสาขาวิศวกรรมซอฟต์แวร์ คณะวิทยาการสารสนเทศ จึงได้ให้นิสิตศึกษาประสบการณ์ของการทำงานจริง จากการปฏิบัติงานในสถานประกอบการเกี่ยวกับการพัฒนาซอฟต์แวร์ในด้านต่าง ๆ เช่น พัฒนาซอฟต์แวร์ที่ใช้ภายในองค์กร หรือพัฒนาซอฟต์แวร์ให้กับหน่วยงานหรือองค์กรอื่น ๆ  เป็นต้น </w:t>
      </w:r>
    </w:p>
    <w:p w14:paraId="23D2CDFC" w14:textId="77777777" w:rsidR="00C376C9" w:rsidRDefault="00C376C9" w:rsidP="00C376C9">
      <w:pPr>
        <w:spacing w:after="0" w:line="240" w:lineRule="auto"/>
        <w:ind w:firstLine="576"/>
      </w:pPr>
      <w:r>
        <w:rPr>
          <w:rFonts w:hint="cs"/>
          <w:cs/>
        </w:rPr>
        <w:t>เนื่องจาก</w:t>
      </w:r>
      <w:r w:rsidRPr="00D02619">
        <w:rPr>
          <w:rFonts w:hint="cs"/>
          <w:cs/>
        </w:rPr>
        <w:t>สหกิจศึกษา (</w:t>
      </w:r>
      <w:r w:rsidRPr="00D02619">
        <w:t>Cooperative Education</w:t>
      </w:r>
      <w:r w:rsidRPr="00D02619">
        <w:rPr>
          <w:rFonts w:hint="cs"/>
          <w:cs/>
        </w:rPr>
        <w:t>)</w:t>
      </w:r>
      <w:r w:rsidRPr="00D02619">
        <w:rPr>
          <w:cs/>
        </w:rPr>
        <w:t xml:space="preserve"> </w:t>
      </w:r>
      <w:r w:rsidRPr="00D02619">
        <w:rPr>
          <w:rFonts w:hint="cs"/>
          <w:cs/>
        </w:rPr>
        <w:t xml:space="preserve">เป็นส่วนหนึ่งในการเรียนการสอนของสาขาวิศวกรรมซอฟต์แวร์ คณะวิทยาการสารสนเทศ </w:t>
      </w:r>
      <w:r>
        <w:rPr>
          <w:rFonts w:hint="cs"/>
          <w:cs/>
        </w:rPr>
        <w:t>ซึ่งเปิดโอกาสให้นิสิตได้ศึกษาหาประสบการณ์การจากทำงานจริง</w:t>
      </w:r>
      <w:r w:rsidRPr="00D02619">
        <w:rPr>
          <w:rFonts w:hint="cs"/>
          <w:cs/>
        </w:rPr>
        <w:t xml:space="preserve"> โดยระบบการ</w:t>
      </w:r>
      <w:r>
        <w:rPr>
          <w:rFonts w:hint="cs"/>
          <w:cs/>
        </w:rPr>
        <w:t>ฝึกปฏิบัติสหกิจ</w:t>
      </w:r>
      <w:r w:rsidRPr="00D02619">
        <w:rPr>
          <w:rFonts w:hint="cs"/>
          <w:cs/>
        </w:rPr>
        <w:t>ศึกษาจะเน้นการปฏิบัติงานในสถาน</w:t>
      </w:r>
      <w:r>
        <w:rPr>
          <w:rFonts w:hint="cs"/>
          <w:cs/>
        </w:rPr>
        <w:t xml:space="preserve">ประกอบการ เพื่อให้นิสิตได้รับประสบการณ์โดยตรงจากฝึกปฏิบัติในสถานประกอบการ ซึ่งมีระยะเวลาในการฝึกปฏิบัติสหกิจศึกษาเป็นระยะเวลา 1 ภาคการศึกษา รวมไม่น้อยกว่า 16 สัปดาห์ หรือคิดเป็น 600 ชั่วโมง โดยผู้ฝึกปฏิบัติงานสหกิจศึกษามีบทบาทหน้าที่เสมือนเป็นพนักงานขององค์กรในสถานประกอบการที่นิสิตเลือกไปฝึกปฏิบัติงานที่นั้น และการฝึกสหกิจศึกษาจำเป็นต้องเรียนรู้และนำความรู้ที่เกิดจากการศึกษาในระยะเวลาตลอด 4 ปี ทั้งในเชิงปฏิบัติและทฤษฎีไปประยุกต์ใช้เข้ากับการปฏิบัติงานในองค์กร หรือสถานประกอบการณ์ อาทิเช่น เรื่องการวิเคราะห์ความต้องการ การวางแผนการปฏิบัติงาน การแก้ไขปัญหาที่เกิดระหว่างการปฏิบัติงาน เพื่อให้การปฏิบัติงานเป็นไปตามวัตถุประสงค์ของสหกิจศึกษาอย่างมีประสิทธิภาพ </w:t>
      </w:r>
    </w:p>
    <w:p w14:paraId="6934F737" w14:textId="77777777" w:rsidR="00C376C9" w:rsidRDefault="00C376C9" w:rsidP="00C376C9">
      <w:pPr>
        <w:spacing w:after="0" w:line="240" w:lineRule="auto"/>
        <w:ind w:firstLine="576"/>
      </w:pPr>
      <w:r>
        <w:rPr>
          <w:rFonts w:hint="cs"/>
          <w:cs/>
        </w:rPr>
        <w:t xml:space="preserve">ในการปฏิบัติงานสหกิจศึกษาของสาขาวิชาวิศวกรรมซอฟต์แวร์ คณะวิทยาการสารสนเทศ ประจำปีการศึกษา 2563 ผู้ปฏิบัติสหกิจศึกษาได้เข้ารับการฝึกปฏิบัติงานใน บริษัท สยาม เด็นโซ่ แมนูแฟคเจอริ่ง จำกัด ซึ่งเป็นบริษัทผู้ผลิตระบบคอมมอลเรล อุปกรณ์หัวฉีดน้ำมันเชื้อเพลิงแรงดันสูง และหัวฉีดแก๊สโซลีน เป็นฐานการผลิตลำดับที่ 3 ภายในเครือบริษัทของกลุ่มเด็นโซ่ทั่วโลก โดยเป็นผู้ผลิตรายแรกของประเทศไทย อีกทั้งยังมีบริษัทที่เกี่ยวการผลิตรถยนต์ในเครืออุตสาหกรรมยานยนต์ ได้รับความน่าเชื่อถือในการผลิต เช่น บริษัท สยาม โตโยต้า เป็นต้น ซึ่งผู้ปฏิบัติงานสหกิจศึกษาเข้าปฏิบัติงานภายในแผนกทรัพยากรณ์มนุษย์ โดยอยู่ในส่วนงานของ </w:t>
      </w:r>
      <w:r>
        <w:t xml:space="preserve">Human Resource Information System </w:t>
      </w:r>
      <w:r>
        <w:rPr>
          <w:rFonts w:hint="cs"/>
          <w:cs/>
        </w:rPr>
        <w:t>(</w:t>
      </w:r>
      <w:r>
        <w:t>HRIS</w:t>
      </w:r>
      <w:r>
        <w:rPr>
          <w:rFonts w:hint="cs"/>
          <w:cs/>
        </w:rPr>
        <w:t>)</w:t>
      </w:r>
      <w:r>
        <w:rPr>
          <w:cs/>
        </w:rPr>
        <w:t xml:space="preserve"> </w:t>
      </w:r>
      <w:r>
        <w:rPr>
          <w:rFonts w:hint="cs"/>
          <w:cs/>
        </w:rPr>
        <w:t>เป็นแผนกพัฒนาและนำเทคโนโลยี หรือระบบสารสนเทศมาปรับใช้ในแผนกการจัดการทรัพยากรมนุษย์ หรือแผนกภายในองค์กร มีวัตถุประสงค์</w:t>
      </w:r>
      <w:r>
        <w:rPr>
          <w:rFonts w:hint="cs"/>
          <w:cs/>
        </w:rPr>
        <w:lastRenderedPageBreak/>
        <w:t>เพื่อจัดการเกี่ยวกับปัญหาต่าง ๆ ของ</w:t>
      </w:r>
      <w:bookmarkEnd w:id="11"/>
      <w:r>
        <w:rPr>
          <w:rFonts w:hint="cs"/>
          <w:cs/>
        </w:rPr>
        <w:t>แผนกทรัพยากรมนุษย์ หรือแผนกอื่นที่มีส่วนเกี่ยวข้องภายในองค์กร เช่น ระบบจัดการข้อมูลการลา ระบบฐานข้อมูลพนักงาน เป็นต้น</w:t>
      </w:r>
    </w:p>
    <w:p w14:paraId="2FFCDB70" w14:textId="77777777" w:rsidR="00C376C9" w:rsidRDefault="00C376C9" w:rsidP="00C376C9">
      <w:pPr>
        <w:spacing w:after="0" w:line="240" w:lineRule="auto"/>
        <w:ind w:firstLine="576"/>
        <w:rPr>
          <w:color w:val="FF0000"/>
        </w:rPr>
      </w:pPr>
      <w:r w:rsidRPr="004C698A">
        <w:rPr>
          <w:rFonts w:hint="cs"/>
          <w:cs/>
        </w:rPr>
        <w:t>การปฏิบัติงานสหกิจศึกษาเป็นส่วนสำคัญอย่างยิ่งของสาขาวิศวกรรมซอฟต์แวร์ โดยเนื้อหาที่จะกล่าวถึงได้แก่ ข้อมูลของสถานประกอบการ</w:t>
      </w:r>
      <w:r w:rsidRPr="004C698A">
        <w:rPr>
          <w:cs/>
        </w:rPr>
        <w:t xml:space="preserve"> </w:t>
      </w:r>
      <w:r>
        <w:rPr>
          <w:rFonts w:hint="cs"/>
          <w:cs/>
        </w:rPr>
        <w:t>ระยะเวลาในการปฏิบัติงาน ข้อมูลพนักงานที่ปรึกษา ลักษณะงานที่ได้รับมอบหมายในระหว่างการปฏิบัติสหกิจศึกษา  ขอบเขตของการปฏิบัติงาน ตลอดจนปัญหาที่เกิดขึ้นระหว่างปฏิบัติงานสหกิจศึกษา</w:t>
      </w:r>
    </w:p>
    <w:p w14:paraId="740FA993" w14:textId="16EB1306" w:rsidR="00C376C9" w:rsidRDefault="00C376C9" w:rsidP="00C376C9">
      <w:pPr>
        <w:pStyle w:val="Heading2"/>
        <w:numPr>
          <w:ilvl w:val="1"/>
          <w:numId w:val="8"/>
        </w:numPr>
      </w:pPr>
      <w:bookmarkStart w:id="25" w:name="_Toc54854147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961B40">
        <w:rPr>
          <w:cs/>
        </w:rPr>
        <w:t>ข้อมูล</w:t>
      </w:r>
      <w:r>
        <w:rPr>
          <w:rFonts w:hint="cs"/>
          <w:cs/>
        </w:rPr>
        <w:t>ของบริษัท สยาม เด็นโซ่ แมนยูแฟคเจอริ่ง จำกัด</w:t>
      </w:r>
      <w:sdt>
        <w:sdtPr>
          <w:tag w:val="goog_rdk_2"/>
          <w:id w:val="-1723199046"/>
          <w:showingPlcHdr/>
        </w:sdtPr>
        <w:sdtContent>
          <w:r w:rsidR="00844B24">
            <w:rPr>
              <w:cs/>
            </w:rPr>
            <w:t xml:space="preserve">     </w:t>
          </w:r>
        </w:sdtContent>
      </w:sdt>
      <w:bookmarkEnd w:id="25"/>
    </w:p>
    <w:p w14:paraId="0F1ED18F" w14:textId="118F2CC0" w:rsidR="00C376C9" w:rsidRDefault="00C376C9" w:rsidP="00C376C9">
      <w:pPr>
        <w:spacing w:after="0" w:line="240" w:lineRule="auto"/>
        <w:ind w:firstLine="720"/>
      </w:pPr>
      <w:r w:rsidRPr="00C002EF">
        <w:rPr>
          <w:rFonts w:hint="cs"/>
          <w:cs/>
        </w:rPr>
        <w:t xml:space="preserve"> </w:t>
      </w:r>
      <w:r w:rsidRPr="00467611">
        <w:rPr>
          <w:rFonts w:hint="cs"/>
          <w:cs/>
        </w:rPr>
        <w:t xml:space="preserve">บริษัทสยาม เด็นโซ่ แมนูแฟคเจอริ่ง จำกัด เปิดทำการก่อตั้งในปี พ.ศ. 2545 </w:t>
      </w:r>
      <w:r w:rsidRPr="00FE46D9">
        <w:rPr>
          <w:cs/>
        </w:rPr>
        <w:t>ซึ่งเป็นฐานการผลิตระบบคอมมอนเรล (</w:t>
      </w:r>
      <w:r w:rsidRPr="00FE46D9">
        <w:t>CRS</w:t>
      </w:r>
      <w:r w:rsidRPr="00FE46D9">
        <w:rPr>
          <w:cs/>
        </w:rPr>
        <w:t xml:space="preserve">) ที่ใหญ่เป็นอันดับ </w:t>
      </w:r>
      <w:r w:rsidRPr="00FE46D9">
        <w:t xml:space="preserve">3 </w:t>
      </w:r>
      <w:r w:rsidRPr="00FE46D9">
        <w:rPr>
          <w:cs/>
        </w:rPr>
        <w:t>ของโลก และถือเป็นผู้ผลิตเจ้าแรกในประเทศไทย ในปัจจุบันทำการผลิตระบบคอมมอนเรลสำหรับเครื่องยนต์ดีเซล</w:t>
      </w:r>
      <w:r w:rsidRPr="00FE46D9">
        <w:t xml:space="preserve">, </w:t>
      </w:r>
      <w:r w:rsidRPr="00FE46D9">
        <w:rPr>
          <w:cs/>
        </w:rPr>
        <w:t>ระบบหัวฉีดน้ำมันเชื้อเพลิง และ ปั๊มสำหรับเครื่องยนต์แก็สโซลีน ส่วนต่อขยายของโรงงานจะทำการผลิตระบบหัวฉีดน้ำมันเชื้อเพลิง โดยมีวัตถุประสงค์เพื่อให้บริการในฐานะกลุ่มบริษัทในเอเชียตะวันออกเฉียงใต้ที่มีฐานการผลิต</w:t>
      </w:r>
      <w:r>
        <w:rPr>
          <w:rFonts w:hint="cs"/>
          <w:cs/>
        </w:rPr>
        <w:t>ในประเทศไทย และจะทำการพัฒนาขีดความสามารถให้ตรงกับความต้องการของผู้บริโภคต่อไป</w:t>
      </w:r>
    </w:p>
    <w:p w14:paraId="3CB469FD" w14:textId="262C1E61" w:rsidR="00C376C9" w:rsidRDefault="00C376C9" w:rsidP="00C376C9">
      <w:pPr>
        <w:pStyle w:val="Heading3"/>
        <w:numPr>
          <w:ilvl w:val="2"/>
          <w:numId w:val="8"/>
        </w:numPr>
      </w:pPr>
      <w:bookmarkStart w:id="26" w:name="_Toc54854148"/>
      <w:r>
        <w:rPr>
          <w:cs/>
        </w:rPr>
        <w:t>สถานที่ตั้งสถานประกอบการ</w:t>
      </w:r>
      <w:bookmarkEnd w:id="26"/>
    </w:p>
    <w:p w14:paraId="71DDBD27" w14:textId="77777777" w:rsidR="00C376C9" w:rsidRPr="00C376C9" w:rsidRDefault="00C376C9" w:rsidP="00C376C9">
      <w:pPr>
        <w:ind w:firstLine="720"/>
      </w:pPr>
      <w:r w:rsidRPr="00C376C9">
        <w:rPr>
          <w:rFonts w:hint="cs"/>
          <w:cs/>
        </w:rPr>
        <w:t xml:space="preserve">สำหรับสถานที่ตั้งสถานประกอบการของบริษัท สยาม เด็นโซ่ แมนูแฟคเจอริ่ง จำกัด ตั้งอยู่ที่ </w:t>
      </w:r>
    </w:p>
    <w:p w14:paraId="62AE820B" w14:textId="77777777" w:rsidR="00C376C9" w:rsidRPr="00C376C9" w:rsidRDefault="00C376C9" w:rsidP="00C376C9">
      <w:r w:rsidRPr="00C376C9">
        <w:rPr>
          <w:rFonts w:hint="cs"/>
          <w:cs/>
        </w:rPr>
        <w:t>นิคมอุตสาหกรรมอมตะ ซิตี้ ชลบุรี</w:t>
      </w:r>
    </w:p>
    <w:p w14:paraId="5BBFCA05" w14:textId="77777777" w:rsidR="00C376C9" w:rsidRPr="00C376C9" w:rsidRDefault="00C376C9" w:rsidP="00C376C9">
      <w:r w:rsidRPr="00C376C9">
        <w:rPr>
          <w:rFonts w:hint="cs"/>
          <w:cs/>
        </w:rPr>
        <w:t>เลขที่</w:t>
      </w:r>
      <w:r w:rsidRPr="00C376C9">
        <w:rPr>
          <w:cs/>
        </w:rPr>
        <w:tab/>
      </w:r>
      <w:r w:rsidRPr="00C376C9">
        <w:rPr>
          <w:cs/>
        </w:rPr>
        <w:tab/>
        <w:t xml:space="preserve">: </w:t>
      </w:r>
      <w:r w:rsidRPr="00C376C9">
        <w:t>700</w:t>
      </w:r>
      <w:r w:rsidRPr="00C376C9">
        <w:rPr>
          <w:cs/>
        </w:rPr>
        <w:t>/</w:t>
      </w:r>
      <w:r w:rsidRPr="00C376C9">
        <w:t>618</w:t>
      </w:r>
    </w:p>
    <w:p w14:paraId="67B5FC7A" w14:textId="77777777" w:rsidR="00C376C9" w:rsidRPr="00C376C9" w:rsidRDefault="00C376C9" w:rsidP="00C376C9">
      <w:r w:rsidRPr="00C376C9">
        <w:tab/>
      </w:r>
      <w:r w:rsidRPr="00C376C9">
        <w:rPr>
          <w:rFonts w:hint="cs"/>
          <w:cs/>
        </w:rPr>
        <w:t>หมู่</w:t>
      </w:r>
      <w:r w:rsidRPr="00C376C9">
        <w:rPr>
          <w:cs/>
        </w:rPr>
        <w:tab/>
      </w:r>
      <w:r w:rsidRPr="00C376C9">
        <w:rPr>
          <w:cs/>
        </w:rPr>
        <w:tab/>
        <w:t xml:space="preserve">: </w:t>
      </w:r>
      <w:r w:rsidRPr="00C376C9">
        <w:t>4</w:t>
      </w:r>
    </w:p>
    <w:p w14:paraId="4BA3CC48" w14:textId="77777777" w:rsidR="00C376C9" w:rsidRPr="00C376C9" w:rsidRDefault="00C376C9" w:rsidP="00C376C9">
      <w:r w:rsidRPr="00C376C9">
        <w:tab/>
      </w:r>
      <w:r w:rsidRPr="00C376C9">
        <w:rPr>
          <w:rFonts w:hint="cs"/>
          <w:cs/>
        </w:rPr>
        <w:t>ถนน</w:t>
      </w:r>
      <w:r w:rsidRPr="00C376C9">
        <w:rPr>
          <w:cs/>
        </w:rPr>
        <w:tab/>
      </w:r>
      <w:r w:rsidRPr="00C376C9">
        <w:rPr>
          <w:cs/>
        </w:rPr>
        <w:tab/>
        <w:t xml:space="preserve">: </w:t>
      </w:r>
      <w:r w:rsidRPr="00C376C9">
        <w:rPr>
          <w:rFonts w:hint="cs"/>
          <w:cs/>
        </w:rPr>
        <w:t>บางนา - ตราด หลักกิโลเมตรที่ 57</w:t>
      </w:r>
    </w:p>
    <w:p w14:paraId="65E0B893" w14:textId="77777777" w:rsidR="00C376C9" w:rsidRPr="00C376C9" w:rsidRDefault="00C376C9" w:rsidP="00C376C9">
      <w:r w:rsidRPr="00C376C9">
        <w:rPr>
          <w:cs/>
        </w:rPr>
        <w:tab/>
      </w:r>
      <w:r w:rsidRPr="00C376C9">
        <w:rPr>
          <w:rFonts w:hint="cs"/>
          <w:cs/>
        </w:rPr>
        <w:t>ตำบล</w:t>
      </w:r>
      <w:r w:rsidRPr="00C376C9">
        <w:rPr>
          <w:cs/>
        </w:rPr>
        <w:tab/>
      </w:r>
      <w:r w:rsidRPr="00C376C9">
        <w:rPr>
          <w:cs/>
        </w:rPr>
        <w:tab/>
        <w:t>:</w:t>
      </w:r>
      <w:r w:rsidRPr="00C376C9">
        <w:rPr>
          <w:rFonts w:hint="cs"/>
          <w:cs/>
        </w:rPr>
        <w:t xml:space="preserve"> บ้านเก่า</w:t>
      </w:r>
    </w:p>
    <w:p w14:paraId="7915D81C" w14:textId="77777777" w:rsidR="00C376C9" w:rsidRPr="00C376C9" w:rsidRDefault="00C376C9" w:rsidP="00C376C9">
      <w:r w:rsidRPr="00C376C9">
        <w:rPr>
          <w:cs/>
        </w:rPr>
        <w:tab/>
      </w:r>
      <w:r w:rsidRPr="00C376C9">
        <w:rPr>
          <w:rFonts w:hint="cs"/>
          <w:cs/>
        </w:rPr>
        <w:t>อำเภอ</w:t>
      </w:r>
      <w:r w:rsidRPr="00C376C9">
        <w:rPr>
          <w:cs/>
        </w:rPr>
        <w:tab/>
      </w:r>
      <w:r w:rsidRPr="00C376C9">
        <w:rPr>
          <w:cs/>
        </w:rPr>
        <w:tab/>
        <w:t xml:space="preserve">: </w:t>
      </w:r>
      <w:r w:rsidRPr="00C376C9">
        <w:rPr>
          <w:rFonts w:hint="cs"/>
          <w:cs/>
        </w:rPr>
        <w:t>พานทอง</w:t>
      </w:r>
    </w:p>
    <w:p w14:paraId="56109BE9" w14:textId="77777777" w:rsidR="00C376C9" w:rsidRPr="00C376C9" w:rsidRDefault="00C376C9" w:rsidP="00C376C9">
      <w:r w:rsidRPr="00C376C9">
        <w:rPr>
          <w:cs/>
        </w:rPr>
        <w:tab/>
      </w:r>
      <w:r w:rsidRPr="00C376C9">
        <w:rPr>
          <w:rFonts w:hint="cs"/>
          <w:cs/>
        </w:rPr>
        <w:t>จังหวัด</w:t>
      </w:r>
      <w:r w:rsidRPr="00C376C9">
        <w:rPr>
          <w:cs/>
        </w:rPr>
        <w:tab/>
      </w:r>
      <w:r w:rsidRPr="00C376C9">
        <w:rPr>
          <w:cs/>
        </w:rPr>
        <w:tab/>
        <w:t xml:space="preserve">: </w:t>
      </w:r>
      <w:r w:rsidRPr="00C376C9">
        <w:rPr>
          <w:rFonts w:hint="cs"/>
          <w:cs/>
        </w:rPr>
        <w:t>ชลบุรี</w:t>
      </w:r>
    </w:p>
    <w:p w14:paraId="563A2FA8" w14:textId="77777777" w:rsidR="00C376C9" w:rsidRPr="00C376C9" w:rsidRDefault="00C376C9" w:rsidP="00C376C9">
      <w:pPr>
        <w:rPr>
          <w:cs/>
        </w:rPr>
      </w:pPr>
      <w:r w:rsidRPr="00C376C9">
        <w:rPr>
          <w:cs/>
        </w:rPr>
        <w:tab/>
      </w:r>
      <w:r w:rsidRPr="00C376C9">
        <w:rPr>
          <w:rFonts w:hint="cs"/>
          <w:cs/>
        </w:rPr>
        <w:t>รหัสไปรษณีย์</w:t>
      </w:r>
      <w:r w:rsidRPr="00C376C9">
        <w:rPr>
          <w:cs/>
        </w:rPr>
        <w:tab/>
        <w:t xml:space="preserve">: </w:t>
      </w:r>
      <w:r w:rsidRPr="00C376C9">
        <w:rPr>
          <w:rFonts w:hint="cs"/>
          <w:cs/>
        </w:rPr>
        <w:t>20160</w:t>
      </w:r>
    </w:p>
    <w:p w14:paraId="11431D18" w14:textId="77777777" w:rsidR="00C376C9" w:rsidRPr="00C376C9" w:rsidRDefault="00C376C9" w:rsidP="00C376C9">
      <w:r w:rsidRPr="00C376C9">
        <w:rPr>
          <w:cs/>
        </w:rPr>
        <w:tab/>
      </w:r>
      <w:r w:rsidRPr="00C376C9">
        <w:rPr>
          <w:rFonts w:hint="cs"/>
          <w:cs/>
        </w:rPr>
        <w:t>โทรศัพท์</w:t>
      </w:r>
      <w:r w:rsidRPr="00C376C9">
        <w:rPr>
          <w:cs/>
        </w:rPr>
        <w:tab/>
        <w:t xml:space="preserve">: </w:t>
      </w:r>
      <w:r w:rsidRPr="00C376C9">
        <w:rPr>
          <w:rFonts w:hint="cs"/>
          <w:cs/>
        </w:rPr>
        <w:t>+66(0) 3821 0100</w:t>
      </w:r>
    </w:p>
    <w:p w14:paraId="56BFEC1F" w14:textId="77777777" w:rsidR="00C376C9" w:rsidRPr="00C376C9" w:rsidRDefault="00C376C9" w:rsidP="00C376C9">
      <w:r w:rsidRPr="00C376C9">
        <w:rPr>
          <w:cs/>
        </w:rPr>
        <w:tab/>
      </w:r>
      <w:r w:rsidRPr="00C376C9">
        <w:rPr>
          <w:rFonts w:hint="cs"/>
          <w:cs/>
        </w:rPr>
        <w:t>โทรสาร</w:t>
      </w:r>
      <w:r w:rsidRPr="00C376C9">
        <w:rPr>
          <w:cs/>
        </w:rPr>
        <w:tab/>
      </w:r>
      <w:r w:rsidRPr="00C376C9">
        <w:rPr>
          <w:cs/>
        </w:rPr>
        <w:tab/>
        <w:t xml:space="preserve">: </w:t>
      </w:r>
      <w:r w:rsidRPr="00C376C9">
        <w:rPr>
          <w:rFonts w:hint="cs"/>
          <w:cs/>
        </w:rPr>
        <w:t>+66(0) 3821 0119</w:t>
      </w:r>
    </w:p>
    <w:p w14:paraId="05962DA8" w14:textId="6D624545" w:rsidR="00C376C9" w:rsidRDefault="00C376C9" w:rsidP="00C376C9"/>
    <w:p w14:paraId="0B5341FB" w14:textId="77777777" w:rsidR="00C376C9" w:rsidRDefault="00C376C9" w:rsidP="00C376C9">
      <w:pPr>
        <w:spacing w:after="0" w:line="240" w:lineRule="auto"/>
        <w:ind w:firstLine="720"/>
      </w:pPr>
      <w:r>
        <w:rPr>
          <w:rFonts w:hint="cs"/>
          <w:cs/>
        </w:rPr>
        <w:lastRenderedPageBreak/>
        <w:t xml:space="preserve">ผู้บริหารระดับสูงสุด คือ นายยาซูชิ นากามูระ ดำรงตำแหน่ง ประธานกรรมการ ธุรกิจหลัก ผลิตระบบคอมมอนเรลและหัวฉีดน้ำมันแก๊สโซลัน โดยภาพสัญลักษณ์สถานประกอบการ แสดงดังภาพที่ 1-1 และแผนที่/แผนภาพที่ตั้งสถานประกอบการ แสดงดังภาพที่ 1-2 </w:t>
      </w:r>
    </w:p>
    <w:p w14:paraId="342DCE78" w14:textId="52E48CFC" w:rsidR="00D70D37" w:rsidRPr="00C002EF" w:rsidRDefault="00C376C9" w:rsidP="00C376C9">
      <w:pPr>
        <w:jc w:val="center"/>
      </w:pPr>
      <w:r w:rsidRPr="00C002EF">
        <w:rPr>
          <w:noProof/>
        </w:rPr>
        <w:drawing>
          <wp:inline distT="0" distB="0" distL="0" distR="0" wp14:anchorId="1669E9C5" wp14:editId="6FC0927A">
            <wp:extent cx="2663691" cy="1637969"/>
            <wp:effectExtent l="19050" t="19050" r="2286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1" b="20239"/>
                    <a:stretch/>
                  </pic:blipFill>
                  <pic:spPr bwMode="auto">
                    <a:xfrm>
                      <a:off x="0" y="0"/>
                      <a:ext cx="2663825" cy="16380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694BA" w14:textId="3F2F67CA" w:rsidR="0094617B" w:rsidRPr="00B66E17" w:rsidRDefault="00B66E17" w:rsidP="00B66E17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27" w:name="_Toc424818802"/>
      <w:bookmarkStart w:id="28" w:name="_Toc530035121"/>
      <w:r w:rsidRPr="00B66E17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P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P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B66E17">
        <w:rPr>
          <w:i w:val="0"/>
          <w:iCs w:val="0"/>
          <w:color w:val="auto"/>
          <w:sz w:val="32"/>
          <w:szCs w:val="32"/>
        </w:rPr>
        <w:instrText>\s</w:instrText>
      </w:r>
      <w:r w:rsidRP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</w:t>
      </w:r>
      <w:r w:rsidRP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B66E17">
        <w:rPr>
          <w:i w:val="0"/>
          <w:iCs w:val="0"/>
          <w:color w:val="auto"/>
          <w:sz w:val="32"/>
          <w:szCs w:val="32"/>
          <w:cs/>
        </w:rPr>
        <w:noBreakHyphen/>
      </w:r>
      <w:r w:rsidRP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P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P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B66E17">
        <w:rPr>
          <w:i w:val="0"/>
          <w:iCs w:val="0"/>
          <w:color w:val="auto"/>
          <w:sz w:val="32"/>
          <w:szCs w:val="32"/>
        </w:rPr>
        <w:instrText>\</w:instrText>
      </w:r>
      <w:r w:rsidRP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P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P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</w:t>
      </w:r>
      <w:r w:rsidRP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D70D37" w:rsidRPr="00B66E17">
        <w:rPr>
          <w:i w:val="0"/>
          <w:iCs w:val="0"/>
          <w:color w:val="auto"/>
          <w:sz w:val="32"/>
          <w:szCs w:val="32"/>
          <w:cs/>
        </w:rPr>
        <w:t xml:space="preserve"> ตราสัญลักษณ์ของ</w:t>
      </w:r>
      <w:bookmarkEnd w:id="27"/>
      <w:r w:rsidR="00EA24B0" w:rsidRPr="00B66E17">
        <w:rPr>
          <w:rFonts w:hint="cs"/>
          <w:i w:val="0"/>
          <w:iCs w:val="0"/>
          <w:color w:val="auto"/>
          <w:sz w:val="32"/>
          <w:szCs w:val="32"/>
          <w:cs/>
        </w:rPr>
        <w:t>บริษัท สยาม เด็นโซ่ แมนูแฟคเจอริ่ง จำกัด</w:t>
      </w:r>
      <w:bookmarkEnd w:id="28"/>
    </w:p>
    <w:p w14:paraId="00949A30" w14:textId="77777777" w:rsidR="007C5568" w:rsidRPr="00C002EF" w:rsidRDefault="00EA24B0" w:rsidP="00EA24B0">
      <w:pPr>
        <w:pStyle w:val="a0"/>
      </w:pPr>
      <w:r w:rsidRPr="00C002EF">
        <w:rPr>
          <w:noProof/>
          <w:cs/>
        </w:rPr>
        <w:drawing>
          <wp:inline distT="0" distB="0" distL="0" distR="0" wp14:anchorId="6E29A960" wp14:editId="49C04004">
            <wp:extent cx="4969565" cy="3723295"/>
            <wp:effectExtent l="19050" t="19050" r="2159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01" cy="3820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BC527" w14:textId="0601FA27" w:rsidR="007C5568" w:rsidRPr="00C002EF" w:rsidRDefault="00C002EF" w:rsidP="00C002EF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29" w:name="_Toc424818803"/>
      <w:bookmarkStart w:id="30" w:name="_Toc530035122"/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rFonts w:hint="cs"/>
          <w:i w:val="0"/>
          <w:iCs w:val="0"/>
          <w:color w:val="auto"/>
          <w:sz w:val="32"/>
          <w:szCs w:val="32"/>
          <w:cs/>
        </w:rPr>
        <w:t>2</w:t>
      </w:r>
      <w:r w:rsidR="007C5568" w:rsidRPr="00C002EF">
        <w:rPr>
          <w:i w:val="0"/>
          <w:iCs w:val="0"/>
          <w:color w:val="auto"/>
          <w:sz w:val="32"/>
          <w:szCs w:val="32"/>
          <w:cs/>
        </w:rPr>
        <w:t xml:space="preserve"> แผนที่ตั้ง</w:t>
      </w:r>
      <w:bookmarkEnd w:id="29"/>
      <w:r w:rsidR="00EA24B0" w:rsidRPr="00C002EF">
        <w:rPr>
          <w:i w:val="0"/>
          <w:iCs w:val="0"/>
          <w:color w:val="auto"/>
          <w:sz w:val="32"/>
          <w:szCs w:val="32"/>
          <w:cs/>
        </w:rPr>
        <w:t>ของ</w:t>
      </w:r>
      <w:r w:rsidR="00EA24B0" w:rsidRPr="00C002EF">
        <w:rPr>
          <w:rFonts w:hint="cs"/>
          <w:i w:val="0"/>
          <w:iCs w:val="0"/>
          <w:color w:val="auto"/>
          <w:sz w:val="32"/>
          <w:szCs w:val="32"/>
          <w:cs/>
        </w:rPr>
        <w:t>บริษัท สยาม เด็นโซ่ แมนูแฟคเจอริ่ง จำกัด</w:t>
      </w:r>
      <w:bookmarkEnd w:id="30"/>
    </w:p>
    <w:p w14:paraId="72F75F54" w14:textId="6FFA51D0" w:rsidR="007C5568" w:rsidRDefault="007C5568" w:rsidP="00B320AC">
      <w:pPr>
        <w:pStyle w:val="a0"/>
      </w:pPr>
    </w:p>
    <w:p w14:paraId="712199E3" w14:textId="72C2BE1E" w:rsidR="00C376C9" w:rsidRDefault="00C376C9" w:rsidP="00B320AC">
      <w:pPr>
        <w:pStyle w:val="a0"/>
      </w:pPr>
    </w:p>
    <w:p w14:paraId="34048B8C" w14:textId="5897806F" w:rsidR="00C376C9" w:rsidRDefault="00C376C9" w:rsidP="00B320AC">
      <w:pPr>
        <w:pStyle w:val="a0"/>
      </w:pPr>
    </w:p>
    <w:p w14:paraId="472718DC" w14:textId="6CBAF614" w:rsidR="00C376C9" w:rsidRPr="00C002EF" w:rsidRDefault="00C376C9" w:rsidP="00C376C9">
      <w:pPr>
        <w:pStyle w:val="a0"/>
      </w:pPr>
      <w:r w:rsidRPr="00B16F12">
        <w:rPr>
          <w:noProof/>
        </w:rPr>
        <w:lastRenderedPageBreak/>
        <w:drawing>
          <wp:inline distT="0" distB="0" distL="0" distR="0" wp14:anchorId="5B7F4963" wp14:editId="6F64B04B">
            <wp:extent cx="3691890" cy="4731385"/>
            <wp:effectExtent l="0" t="0" r="3810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6" t="8319" r="2926" b="10888"/>
                    <a:stretch/>
                  </pic:blipFill>
                  <pic:spPr bwMode="auto">
                    <a:xfrm>
                      <a:off x="0" y="0"/>
                      <a:ext cx="3691890" cy="473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0FFB" w14:textId="6C04A972" w:rsidR="007C5568" w:rsidRDefault="00C002EF" w:rsidP="00C002EF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31" w:name="_Toc424818804"/>
      <w:bookmarkStart w:id="32" w:name="_Toc530035123"/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rFonts w:hint="cs"/>
          <w:i w:val="0"/>
          <w:iCs w:val="0"/>
          <w:color w:val="auto"/>
          <w:sz w:val="32"/>
          <w:szCs w:val="32"/>
          <w:cs/>
        </w:rPr>
        <w:t>3</w:t>
      </w:r>
      <w:r w:rsidRPr="00C002EF">
        <w:rPr>
          <w:rFonts w:hint="cs"/>
          <w:i w:val="0"/>
          <w:iCs w:val="0"/>
          <w:color w:val="auto"/>
          <w:sz w:val="32"/>
          <w:szCs w:val="32"/>
          <w:cs/>
        </w:rPr>
        <w:t xml:space="preserve"> </w:t>
      </w:r>
      <w:r w:rsidR="007C5568" w:rsidRPr="00C002EF">
        <w:rPr>
          <w:i w:val="0"/>
          <w:iCs w:val="0"/>
          <w:color w:val="auto"/>
          <w:sz w:val="32"/>
          <w:szCs w:val="32"/>
          <w:cs/>
        </w:rPr>
        <w:t xml:space="preserve"> </w:t>
      </w:r>
      <w:bookmarkEnd w:id="31"/>
      <w:bookmarkEnd w:id="32"/>
      <w:r w:rsidR="007C389C" w:rsidRPr="007C389C">
        <w:rPr>
          <w:rFonts w:hint="cs"/>
          <w:i w:val="0"/>
          <w:iCs w:val="0"/>
          <w:color w:val="auto"/>
          <w:sz w:val="32"/>
          <w:szCs w:val="32"/>
          <w:cs/>
        </w:rPr>
        <w:t>โครงสร้างการบริหารของบริษัท สยาม เด็นโซ่ แมนูแฟคเจอริ่ง จำกัด ของฝ่ายการจัดการทรัพยากรมนุษย์</w:t>
      </w:r>
    </w:p>
    <w:p w14:paraId="27CA5848" w14:textId="67E26019" w:rsidR="00624246" w:rsidRPr="00624246" w:rsidRDefault="00624246" w:rsidP="00624246">
      <w:pPr>
        <w:pStyle w:val="Heading3"/>
        <w:numPr>
          <w:ilvl w:val="2"/>
          <w:numId w:val="8"/>
        </w:numPr>
      </w:pPr>
      <w:r w:rsidRPr="00C002EF">
        <w:rPr>
          <w:cs/>
        </w:rPr>
        <w:t>ผลิตภัณฑ์ ผลิตผล หรือการให้บริการของ</w:t>
      </w:r>
      <w:r w:rsidRPr="00C002EF">
        <w:rPr>
          <w:rFonts w:hint="cs"/>
          <w:cs/>
        </w:rPr>
        <w:t>บริษัท สยาม เด็นโซ่ แมนูแฟคเจอริ่ง</w:t>
      </w:r>
      <w:r>
        <w:rPr>
          <w:rFonts w:hint="cs"/>
          <w:cs/>
        </w:rPr>
        <w:t xml:space="preserve"> จำกัด</w:t>
      </w:r>
    </w:p>
    <w:p w14:paraId="3089F460" w14:textId="77777777" w:rsidR="00624246" w:rsidRPr="00624246" w:rsidRDefault="00624246" w:rsidP="00624246">
      <w:pPr>
        <w:pStyle w:val="ListParagraph"/>
        <w:keepNext/>
        <w:keepLines/>
        <w:numPr>
          <w:ilvl w:val="2"/>
          <w:numId w:val="1"/>
        </w:numPr>
        <w:spacing w:line="240" w:lineRule="auto"/>
        <w:contextualSpacing w:val="0"/>
        <w:jc w:val="left"/>
        <w:outlineLvl w:val="2"/>
        <w:rPr>
          <w:rFonts w:cs="TH SarabunPSK"/>
          <w:b/>
          <w:bCs/>
          <w:vanish/>
          <w:sz w:val="36"/>
          <w:szCs w:val="36"/>
          <w:cs/>
        </w:rPr>
      </w:pPr>
      <w:bookmarkStart w:id="33" w:name="_Toc409752696"/>
      <w:bookmarkStart w:id="34" w:name="_Toc409753108"/>
      <w:bookmarkStart w:id="35" w:name="_Toc416273301"/>
      <w:bookmarkStart w:id="36" w:name="_Toc416341099"/>
      <w:bookmarkStart w:id="37" w:name="_Toc420265796"/>
      <w:bookmarkStart w:id="38" w:name="_Toc420387289"/>
      <w:bookmarkStart w:id="39" w:name="_Toc420485885"/>
      <w:bookmarkStart w:id="40" w:name="_Toc420525042"/>
      <w:bookmarkStart w:id="41" w:name="_Toc420734852"/>
      <w:bookmarkStart w:id="42" w:name="_Toc420739345"/>
      <w:bookmarkStart w:id="43" w:name="_Toc453667459"/>
      <w:bookmarkStart w:id="44" w:name="_Toc453683018"/>
      <w:bookmarkStart w:id="45" w:name="_Toc453683430"/>
      <w:bookmarkStart w:id="46" w:name="_Toc453683690"/>
      <w:bookmarkStart w:id="47" w:name="_Toc487543078"/>
      <w:bookmarkStart w:id="48" w:name="_Toc54854149"/>
    </w:p>
    <w:p w14:paraId="0B10B897" w14:textId="627419BC" w:rsidR="007C389C" w:rsidRDefault="007C389C" w:rsidP="007C389C">
      <w:pPr>
        <w:ind w:firstLine="720"/>
      </w:pPr>
      <w:bookmarkStart w:id="49" w:name="_Toc409387116"/>
      <w:bookmarkStart w:id="50" w:name="_Toc410779696"/>
      <w:bookmarkStart w:id="51" w:name="_Toc413338020"/>
      <w:bookmarkStart w:id="52" w:name="_Toc420387290"/>
      <w:bookmarkStart w:id="53" w:name="_Toc420485886"/>
      <w:bookmarkStart w:id="54" w:name="_Toc420525043"/>
      <w:bookmarkStart w:id="55" w:name="_Toc420734853"/>
      <w:bookmarkStart w:id="56" w:name="_Toc420739346"/>
      <w:bookmarkStart w:id="57" w:name="_Toc453667460"/>
      <w:bookmarkStart w:id="58" w:name="_Toc453683019"/>
      <w:bookmarkStart w:id="59" w:name="_Toc453683431"/>
      <w:bookmarkStart w:id="60" w:name="_Toc453683691"/>
      <w:bookmarkStart w:id="61" w:name="_Toc487543079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8F4D6E">
        <w:rPr>
          <w:cs/>
        </w:rPr>
        <w:t>บริษัท สยาม เด็นโซ่ แมนูแฟคเจอริ่ง จำกัด เป็นผู้ผลิตระบบคอมมอนเรล (</w:t>
      </w:r>
      <w:r w:rsidRPr="008F4D6E">
        <w:t>Common Rail System</w:t>
      </w:r>
      <w:r w:rsidRPr="008F4D6E">
        <w:rPr>
          <w:cs/>
        </w:rPr>
        <w:t>) ที่เป็นอุปกรณ์หัวฉีดน้ำมันเชื้อเพลิงแรงดันสูง และผลิตหัวฉีดแก๊สโซลีน (</w:t>
      </w:r>
      <w:r w:rsidRPr="008F4D6E">
        <w:t>Gasoline Injector</w:t>
      </w:r>
      <w:r w:rsidRPr="008F4D6E">
        <w:rPr>
          <w:cs/>
        </w:rPr>
        <w:t xml:space="preserve">) ซึ่งเป็นฐานการผลิตลำดับที่ </w:t>
      </w:r>
      <w:r w:rsidRPr="008F4D6E">
        <w:t xml:space="preserve">3 </w:t>
      </w:r>
      <w:r w:rsidRPr="008F4D6E">
        <w:rPr>
          <w:cs/>
        </w:rPr>
        <w:t>ของกลุ่มเด็นโซ่ทั่วโลก และเป็นผู้ผลิตรายแรกของประเทศไทยสิ่งที่บริษัทของเราภาคภูมิใจคือการได้รับความเชื่อถือจากบริษัท โตโยต้า  ต่อผลิตภัณฑ์คอมมอนเรลจากประเทศญี่ปุ่น มาสู่การผลิตในประเทศไทย</w:t>
      </w:r>
    </w:p>
    <w:p w14:paraId="1B863566" w14:textId="46F57DE5" w:rsidR="007C389C" w:rsidRDefault="00624246" w:rsidP="00127131">
      <w:pPr>
        <w:ind w:firstLine="720"/>
      </w:pPr>
      <w:r w:rsidRPr="000378E1">
        <w:rPr>
          <w:cs/>
        </w:rPr>
        <w:t xml:space="preserve">ความมุ่งหวังของเราที่จะให้ประเทศไทยเป็นฐานการผลิตรถบรรทุกเพื่อการพาณิชย์ หรือ รถกระบะ เพื่อส่งออกไปยัง </w:t>
      </w:r>
      <w:r w:rsidRPr="000378E1">
        <w:t xml:space="preserve">50 </w:t>
      </w:r>
      <w:r w:rsidRPr="000378E1">
        <w:rPr>
          <w:cs/>
        </w:rPr>
        <w:t xml:space="preserve">ประเทศทั่วโลก โดยได้เพิ่มกำลังการผลิตและการลงทุนสำหรับผลิตภัณฑ์ใหม่ในนาม </w:t>
      </w:r>
      <w:r w:rsidRPr="000378E1">
        <w:t xml:space="preserve">GDP </w:t>
      </w:r>
      <w:r w:rsidRPr="000378E1">
        <w:rPr>
          <w:cs/>
        </w:rPr>
        <w:t>(</w:t>
      </w:r>
      <w:r w:rsidRPr="000378E1">
        <w:t>Gasoline Direct Injection Pump</w:t>
      </w:r>
      <w:r w:rsidRPr="000378E1">
        <w:rPr>
          <w:cs/>
        </w:rPr>
        <w:t xml:space="preserve">) และยังมุ่งหวังเพื่อสร้างความแข็งแกร่งสำหรับสายการผลิตแบบ </w:t>
      </w:r>
      <w:r w:rsidRPr="000378E1">
        <w:t xml:space="preserve">High Precision </w:t>
      </w:r>
      <w:r w:rsidRPr="000378E1">
        <w:rPr>
          <w:cs/>
        </w:rPr>
        <w:t xml:space="preserve">เพื่อให้ธุรกิจของ </w:t>
      </w:r>
      <w:r w:rsidRPr="000378E1">
        <w:t xml:space="preserve">SDM </w:t>
      </w:r>
      <w:r w:rsidRPr="000378E1">
        <w:rPr>
          <w:cs/>
        </w:rPr>
        <w:t>เติบโตอย่างยั่งยืนตามวิสัยทัศน์</w:t>
      </w:r>
      <w:r>
        <w:rPr>
          <w:rFonts w:hint="cs"/>
          <w:cs/>
        </w:rPr>
        <w:t>ที่ตั้งไว้</w:t>
      </w:r>
    </w:p>
    <w:p w14:paraId="2F89DCAC" w14:textId="698B2F03" w:rsidR="00127131" w:rsidRPr="00624246" w:rsidRDefault="00127131" w:rsidP="00127131">
      <w:pPr>
        <w:pStyle w:val="Heading3"/>
        <w:numPr>
          <w:ilvl w:val="2"/>
          <w:numId w:val="8"/>
        </w:numPr>
      </w:pPr>
      <w:r w:rsidRPr="00C002EF">
        <w:rPr>
          <w:cs/>
        </w:rPr>
        <w:lastRenderedPageBreak/>
        <w:t>ตำแหน่งงานและลักษณะ</w:t>
      </w:r>
      <w:r>
        <w:rPr>
          <w:rFonts w:hint="cs"/>
          <w:cs/>
        </w:rPr>
        <w:t>งานที่ได้รับมอบหมาย</w:t>
      </w:r>
    </w:p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p w14:paraId="34D1D95D" w14:textId="3041541D" w:rsidR="007C389C" w:rsidRDefault="007C389C" w:rsidP="007C389C">
      <w:pPr>
        <w:ind w:firstLine="720"/>
      </w:pPr>
      <w:r>
        <w:rPr>
          <w:rFonts w:hint="cs"/>
          <w:cs/>
        </w:rPr>
        <w:t>ตำแหน่งงานที่ผู้ปฏิบัติงานสหกิจศึกษาได้รับ คือ นักพัฒนาระบบ (</w:t>
      </w:r>
      <w:r>
        <w:t xml:space="preserve">Developer </w:t>
      </w:r>
      <w:r>
        <w:rPr>
          <w:cs/>
        </w:rPr>
        <w:t>:</w:t>
      </w:r>
      <w:r>
        <w:t>DEV</w:t>
      </w:r>
      <w:r>
        <w:rPr>
          <w:rFonts w:hint="cs"/>
          <w:cs/>
        </w:rPr>
        <w:t xml:space="preserve">) ซึ่งได้รับมอบหมายให้รับผิดชอบงานตั้งแต่กระบวนการรับความต้องการของระบบจะมีขั้นตอนในกาปฏิบัติงาน คือ การเข้าร่วมการประชุมของทีมพัฒนาระบบในส่วนงาน </w:t>
      </w:r>
      <w:r>
        <w:t xml:space="preserve">HRIS  </w:t>
      </w:r>
      <w:r>
        <w:rPr>
          <w:rFonts w:hint="cs"/>
          <w:cs/>
        </w:rPr>
        <w:t xml:space="preserve">กับผู้ใช้งานระบบพร้อมทั้งจัดเก็บความต้องการของระบบให้ได้มากที่สุด และจัดทำรายงานการประชุมในแต่ละครั้ง ในขั้นตอนถัดไปนำความต้องการที่ได้รับมาวิเคราะห์ถึงปัญหาในการจัดทำระบบ ขอบเขตการทำงาน กระบวนการทำงานในส่วนต่าง ๆ เป็นต้น ในส่วนถัดไปทำการออกแบบตัวต้นแบบของระบบ หรือออกแบบหน้าจอแสดงผลในรูปแบบของ </w:t>
      </w:r>
      <w:r>
        <w:t xml:space="preserve">UX </w:t>
      </w:r>
      <w:r>
        <w:rPr>
          <w:rFonts w:hint="cs"/>
          <w:cs/>
        </w:rPr>
        <w:t>(</w:t>
      </w:r>
      <w:r>
        <w:t>User Experience</w:t>
      </w:r>
      <w:r>
        <w:rPr>
          <w:rFonts w:hint="cs"/>
          <w:cs/>
        </w:rPr>
        <w:t>)</w:t>
      </w:r>
      <w:r>
        <w:rPr>
          <w:cs/>
        </w:rPr>
        <w:t xml:space="preserve"> </w:t>
      </w:r>
      <w:r>
        <w:rPr>
          <w:rFonts w:hint="cs"/>
          <w:cs/>
        </w:rPr>
        <w:t xml:space="preserve">และ </w:t>
      </w:r>
      <w:r>
        <w:t xml:space="preserve">UI </w:t>
      </w:r>
      <w:r>
        <w:rPr>
          <w:rFonts w:hint="cs"/>
          <w:cs/>
        </w:rPr>
        <w:t>(</w:t>
      </w:r>
      <w:r>
        <w:t>User Interface</w:t>
      </w:r>
      <w:r>
        <w:rPr>
          <w:rFonts w:hint="cs"/>
          <w:cs/>
        </w:rPr>
        <w:t>)</w:t>
      </w:r>
      <w:r>
        <w:rPr>
          <w:cs/>
        </w:rPr>
        <w:t xml:space="preserve"> </w:t>
      </w:r>
      <w:r>
        <w:rPr>
          <w:rFonts w:hint="cs"/>
          <w:cs/>
        </w:rPr>
        <w:t>พร้อมทั้งจัดทำเอกสารยืนยันความต้องการของระบบ และเอกสารการออกแบบ เพื่อไปนำเสนอระบบและยืนยันความต้องการของผู้ใช้ เมื่อทบทวนและยืนยันความต้องการที่สมบูรณ์จะทำการลงมือจัดทำระบบในส่วนของการเขียนโปรแกรม</w:t>
      </w:r>
    </w:p>
    <w:p w14:paraId="5544AD4F" w14:textId="265A37E0" w:rsidR="00127131" w:rsidRPr="007C389C" w:rsidRDefault="00127131" w:rsidP="00127131">
      <w:pPr>
        <w:pStyle w:val="Heading3"/>
        <w:numPr>
          <w:ilvl w:val="2"/>
          <w:numId w:val="8"/>
        </w:numPr>
      </w:pPr>
      <w:r>
        <w:rPr>
          <w:cs/>
        </w:rPr>
        <w:t>ข้อมูลพนักงานที่ปรึกษา</w:t>
      </w:r>
    </w:p>
    <w:p w14:paraId="1D4398FB" w14:textId="77777777" w:rsidR="007C389C" w:rsidRPr="009A1745" w:rsidRDefault="007C389C" w:rsidP="007C389C">
      <w:pPr>
        <w:ind w:firstLine="720"/>
      </w:pPr>
      <w:bookmarkStart w:id="62" w:name="_Toc409387123"/>
      <w:bookmarkStart w:id="63" w:name="_Toc410779703"/>
      <w:bookmarkStart w:id="64" w:name="_Toc413338023"/>
      <w:bookmarkStart w:id="65" w:name="_Toc420387293"/>
      <w:bookmarkStart w:id="66" w:name="_Toc420485889"/>
      <w:bookmarkStart w:id="67" w:name="_Toc420525046"/>
      <w:bookmarkStart w:id="68" w:name="_Toc420734856"/>
      <w:bookmarkStart w:id="69" w:name="_Toc420739349"/>
      <w:bookmarkStart w:id="70" w:name="_Toc453667463"/>
      <w:bookmarkStart w:id="71" w:name="_Toc453683022"/>
      <w:bookmarkStart w:id="72" w:name="_Toc453683434"/>
      <w:bookmarkStart w:id="73" w:name="_Toc453683694"/>
      <w:bookmarkStart w:id="74" w:name="_Toc487543082"/>
      <w:r w:rsidRPr="009A1745">
        <w:rPr>
          <w:rFonts w:hint="cs"/>
          <w:cs/>
        </w:rPr>
        <w:t xml:space="preserve">ในการฝึกปฏิบัติงานสหกิจศึกษา ผู้ปฏิบัติงานสหกิจศึกษาเข้าปฏิบัติอยู่ในส่วนงานของ </w:t>
      </w:r>
      <w:r w:rsidRPr="009A1745">
        <w:t xml:space="preserve">Human Resource Information System </w:t>
      </w:r>
      <w:r w:rsidRPr="009A1745">
        <w:rPr>
          <w:rFonts w:hint="cs"/>
          <w:cs/>
        </w:rPr>
        <w:t>(</w:t>
      </w:r>
      <w:r w:rsidRPr="009A1745">
        <w:t>HRIS</w:t>
      </w:r>
      <w:r w:rsidRPr="009A1745">
        <w:rPr>
          <w:rFonts w:hint="cs"/>
          <w:cs/>
        </w:rPr>
        <w:t>) ซึ่งอยู่ในความดูแลของแผนก/ฝ่ายทรัพยากรมนุษย์ โดยจะมีพนักงานที่ปรึกษาสหกิจศึกษา คือ</w:t>
      </w:r>
    </w:p>
    <w:p w14:paraId="45508C08" w14:textId="77777777" w:rsidR="007C389C" w:rsidRPr="009A1745" w:rsidRDefault="007C389C" w:rsidP="007C389C">
      <w:r w:rsidRPr="009A1745">
        <w:rPr>
          <w:rFonts w:hint="cs"/>
          <w:cs/>
        </w:rPr>
        <w:t xml:space="preserve">ชื่อ </w:t>
      </w:r>
      <w:r w:rsidRPr="009A1745">
        <w:rPr>
          <w:cs/>
        </w:rPr>
        <w:t>–</w:t>
      </w:r>
      <w:r w:rsidRPr="009A1745">
        <w:rPr>
          <w:rFonts w:hint="cs"/>
          <w:cs/>
        </w:rPr>
        <w:t xml:space="preserve"> นามสกุล</w:t>
      </w:r>
      <w:r w:rsidRPr="009A1745">
        <w:rPr>
          <w:cs/>
        </w:rPr>
        <w:tab/>
      </w:r>
      <w:r w:rsidRPr="009A1745">
        <w:rPr>
          <w:cs/>
        </w:rPr>
        <w:tab/>
        <w:t xml:space="preserve">: </w:t>
      </w:r>
      <w:r w:rsidRPr="009A1745">
        <w:rPr>
          <w:rFonts w:hint="cs"/>
          <w:cs/>
        </w:rPr>
        <w:t>นางสาวกัณฑิมา หัตถารักษ์</w:t>
      </w:r>
    </w:p>
    <w:p w14:paraId="3E18E73F" w14:textId="77777777" w:rsidR="007C389C" w:rsidRPr="009A1745" w:rsidRDefault="007C389C" w:rsidP="007C389C">
      <w:r w:rsidRPr="009A1745">
        <w:rPr>
          <w:rFonts w:hint="cs"/>
          <w:cs/>
        </w:rPr>
        <w:t>ตำแหน่ง</w:t>
      </w:r>
      <w:r w:rsidRPr="009A1745">
        <w:rPr>
          <w:cs/>
        </w:rPr>
        <w:tab/>
      </w:r>
      <w:r w:rsidRPr="009A1745">
        <w:rPr>
          <w:cs/>
        </w:rPr>
        <w:tab/>
      </w:r>
      <w:r w:rsidRPr="009A1745">
        <w:rPr>
          <w:cs/>
        </w:rPr>
        <w:tab/>
        <w:t xml:space="preserve">: </w:t>
      </w:r>
      <w:r w:rsidRPr="009A1745">
        <w:t>Senior Staff</w:t>
      </w:r>
    </w:p>
    <w:p w14:paraId="5C6C3BA5" w14:textId="77777777" w:rsidR="007C389C" w:rsidRPr="009A1745" w:rsidRDefault="007C389C" w:rsidP="007C389C">
      <w:r w:rsidRPr="009A1745">
        <w:rPr>
          <w:rFonts w:hint="cs"/>
          <w:cs/>
        </w:rPr>
        <w:t>หมายเลขโทรศัพท์</w:t>
      </w:r>
      <w:r w:rsidRPr="009A1745">
        <w:rPr>
          <w:cs/>
        </w:rPr>
        <w:tab/>
        <w:t xml:space="preserve">: </w:t>
      </w:r>
      <w:r w:rsidRPr="009A1745">
        <w:rPr>
          <w:rFonts w:hint="cs"/>
          <w:cs/>
        </w:rPr>
        <w:t>087-6109966</w:t>
      </w:r>
    </w:p>
    <w:p w14:paraId="3F390807" w14:textId="0BF683E1" w:rsidR="007C389C" w:rsidRDefault="007C389C" w:rsidP="007C389C">
      <w:r w:rsidRPr="009A1745">
        <w:rPr>
          <w:rFonts w:hint="cs"/>
          <w:cs/>
        </w:rPr>
        <w:t>อีเมล</w:t>
      </w:r>
      <w:r w:rsidRPr="009A1745">
        <w:rPr>
          <w:cs/>
        </w:rPr>
        <w:tab/>
      </w:r>
      <w:r w:rsidRPr="009A1745">
        <w:rPr>
          <w:cs/>
        </w:rPr>
        <w:tab/>
      </w:r>
      <w:r w:rsidRPr="009A1745">
        <w:rPr>
          <w:cs/>
        </w:rPr>
        <w:tab/>
        <w:t>:</w:t>
      </w:r>
      <w:r w:rsidRPr="00863DA7">
        <w:rPr>
          <w:cs/>
        </w:rPr>
        <w:t xml:space="preserve"> </w:t>
      </w:r>
      <w:hyperlink r:id="rId16" w:history="1">
        <w:r w:rsidR="00127131" w:rsidRPr="00863DA7">
          <w:rPr>
            <w:rStyle w:val="Hyperlink"/>
            <w:color w:val="auto"/>
            <w:u w:val="none"/>
          </w:rPr>
          <w:t>kantima_h@sdm</w:t>
        </w:r>
        <w:r w:rsidR="00127131" w:rsidRPr="00863DA7">
          <w:rPr>
            <w:rStyle w:val="Hyperlink"/>
            <w:color w:val="auto"/>
            <w:u w:val="none"/>
            <w:cs/>
          </w:rPr>
          <w:t>.</w:t>
        </w:r>
        <w:r w:rsidR="00127131" w:rsidRPr="00863DA7">
          <w:rPr>
            <w:rStyle w:val="Hyperlink"/>
            <w:color w:val="auto"/>
            <w:u w:val="none"/>
          </w:rPr>
          <w:t>denso</w:t>
        </w:r>
        <w:r w:rsidR="00127131" w:rsidRPr="00863DA7">
          <w:rPr>
            <w:rStyle w:val="Hyperlink"/>
            <w:color w:val="auto"/>
            <w:u w:val="none"/>
            <w:cs/>
          </w:rPr>
          <w:t>.</w:t>
        </w:r>
        <w:r w:rsidR="00127131" w:rsidRPr="00863DA7">
          <w:rPr>
            <w:rStyle w:val="Hyperlink"/>
            <w:color w:val="auto"/>
            <w:u w:val="none"/>
          </w:rPr>
          <w:t>co</w:t>
        </w:r>
        <w:r w:rsidR="00127131" w:rsidRPr="00863DA7">
          <w:rPr>
            <w:rStyle w:val="Hyperlink"/>
            <w:color w:val="auto"/>
            <w:u w:val="none"/>
            <w:cs/>
          </w:rPr>
          <w:t>.</w:t>
        </w:r>
        <w:r w:rsidR="00127131" w:rsidRPr="00863DA7">
          <w:rPr>
            <w:rStyle w:val="Hyperlink"/>
            <w:color w:val="auto"/>
            <w:u w:val="none"/>
          </w:rPr>
          <w:t>th</w:t>
        </w:r>
      </w:hyperlink>
    </w:p>
    <w:p w14:paraId="76FD4B28" w14:textId="6324C92E" w:rsidR="00127131" w:rsidRPr="00127131" w:rsidRDefault="00127131" w:rsidP="007C389C">
      <w:pPr>
        <w:pStyle w:val="Heading3"/>
        <w:numPr>
          <w:ilvl w:val="2"/>
          <w:numId w:val="8"/>
        </w:numPr>
      </w:pPr>
      <w:r>
        <w:rPr>
          <w:cs/>
        </w:rPr>
        <w:t>ระยะเวลาการปฏิบัติงาน</w:t>
      </w:r>
    </w:p>
    <w:p w14:paraId="3B14B39D" w14:textId="782096EB" w:rsidR="007C389C" w:rsidRPr="007C389C" w:rsidRDefault="007C389C" w:rsidP="007C389C">
      <w:pPr>
        <w:ind w:firstLine="720"/>
      </w:pPr>
      <w:bookmarkStart w:id="75" w:name="_Toc420265805"/>
      <w:bookmarkStart w:id="76" w:name="_Toc487543084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 w:rsidRPr="001C506D">
        <w:rPr>
          <w:rFonts w:hint="cs"/>
          <w:cs/>
        </w:rPr>
        <w:t>การปฏิบัติงานสหกิจศึกษาสำหรับภาคการเรียนที่ 1 ประจำปีการศึกษา 2563 ระยะเวลานับตั้งแต่ วันที่ 7 กรกฎาคม พ.ศ. 2563 ถึงวันที่ 30 ตุลาคม พ.ศ. 2563 รวมทั้งสิ้นเป็นระยะเวลา 4 เดือน เป็นจำนวน 16</w:t>
      </w:r>
      <w:r>
        <w:rPr>
          <w:rFonts w:hint="cs"/>
          <w:cs/>
        </w:rPr>
        <w:t xml:space="preserve"> </w:t>
      </w:r>
      <w:r w:rsidRPr="001C506D">
        <w:rPr>
          <w:rFonts w:hint="cs"/>
          <w:cs/>
        </w:rPr>
        <w:t>สัปดาห์</w:t>
      </w:r>
    </w:p>
    <w:p w14:paraId="1191A4A1" w14:textId="22333FF0" w:rsidR="001C2674" w:rsidRDefault="007C389C" w:rsidP="007C389C">
      <w:pPr>
        <w:pStyle w:val="Heading2"/>
      </w:pPr>
      <w:r w:rsidRPr="00C002EF">
        <w:rPr>
          <w:cs/>
        </w:rPr>
        <w:t xml:space="preserve"> </w:t>
      </w:r>
      <w:bookmarkStart w:id="77" w:name="_Toc54854153"/>
      <w:r w:rsidR="003F54BB" w:rsidRPr="00C002EF">
        <w:rPr>
          <w:cs/>
        </w:rPr>
        <w:t>ปัญหาหรือความจำเป็นใน</w:t>
      </w:r>
      <w:r w:rsidR="003D63AD" w:rsidRPr="00C002EF">
        <w:rPr>
          <w:cs/>
        </w:rPr>
        <w:t>การปฏิบัติงาน</w:t>
      </w:r>
      <w:r w:rsidR="003F54BB" w:rsidRPr="00C002EF">
        <w:rPr>
          <w:cs/>
        </w:rPr>
        <w:t>สหกิจศึกษา</w:t>
      </w:r>
      <w:bookmarkEnd w:id="75"/>
      <w:bookmarkEnd w:id="76"/>
      <w:bookmarkEnd w:id="77"/>
    </w:p>
    <w:p w14:paraId="2328AFE8" w14:textId="19AC4676" w:rsidR="007C389C" w:rsidRPr="007C389C" w:rsidRDefault="007C389C" w:rsidP="007C389C">
      <w:pPr>
        <w:ind w:firstLine="720"/>
      </w:pPr>
      <w:r w:rsidRPr="00675014">
        <w:rPr>
          <w:rFonts w:hint="cs"/>
          <w:cs/>
        </w:rPr>
        <w:t>ในการฝึกปฏิบัติงานผู้ปฏิบัติงานได้รับมอบหมายงาน</w:t>
      </w:r>
      <w:r>
        <w:rPr>
          <w:rFonts w:hint="cs"/>
          <w:cs/>
        </w:rPr>
        <w:t>ให้จัดทำระบบให้กับ</w:t>
      </w:r>
      <w:r w:rsidRPr="00675014">
        <w:rPr>
          <w:rFonts w:hint="cs"/>
          <w:cs/>
        </w:rPr>
        <w:t xml:space="preserve">แผนก/ฝ่าย </w:t>
      </w:r>
      <w:r w:rsidRPr="00675014">
        <w:t xml:space="preserve">Production Engineering </w:t>
      </w:r>
      <w:r w:rsidRPr="00675014">
        <w:rPr>
          <w:rFonts w:hint="cs"/>
          <w:cs/>
        </w:rPr>
        <w:t xml:space="preserve">และแผนก/ฝ่าย </w:t>
      </w:r>
      <w:r w:rsidRPr="00675014">
        <w:t xml:space="preserve">Quality </w:t>
      </w:r>
      <w:r>
        <w:rPr>
          <w:rFonts w:hint="cs"/>
          <w:cs/>
        </w:rPr>
        <w:t>ของส่วนงานต่าง ๆ  เนื่องจากแผนก / ฝ่ายดังกล่าวต้องการจะ</w:t>
      </w:r>
      <w:r>
        <w:rPr>
          <w:rFonts w:hint="cs"/>
          <w:cs/>
        </w:rPr>
        <w:lastRenderedPageBreak/>
        <w:t>เปลี่ยนกระบวนการทำงานในปัจจุบันที่ใช้กระดาษเปลี่ยนเป็นใช้งานผ่านระบบมาแทนที่ เพื่อลดปัญหาการสินเปลืองกระดาษ ลดความซับซ้อนของการทำงาน ลดการสูญหายของข้อมูลในการจัดทำกระบวนการต่าง ๆ</w:t>
      </w:r>
    </w:p>
    <w:p w14:paraId="452EEDF6" w14:textId="524199F1" w:rsidR="001C2674" w:rsidRDefault="001C2674" w:rsidP="00991A87">
      <w:pPr>
        <w:pStyle w:val="Heading2"/>
      </w:pPr>
      <w:bookmarkStart w:id="78" w:name="_Toc399842561"/>
      <w:bookmarkStart w:id="79" w:name="_Toc487543085"/>
      <w:bookmarkStart w:id="80" w:name="_Toc54854154"/>
      <w:r w:rsidRPr="00C002EF">
        <w:rPr>
          <w:cs/>
        </w:rPr>
        <w:t>วัตถุประสงค์ของโครงงานสหกิจศึกษาที่ได้รับมอบหมาย</w:t>
      </w:r>
      <w:bookmarkEnd w:id="78"/>
      <w:bookmarkEnd w:id="79"/>
      <w:bookmarkEnd w:id="80"/>
    </w:p>
    <w:p w14:paraId="39BB8F20" w14:textId="05C45528" w:rsidR="007C389C" w:rsidRPr="007C389C" w:rsidRDefault="007C389C" w:rsidP="007C389C">
      <w:pPr>
        <w:ind w:firstLine="720"/>
      </w:pPr>
      <w:r w:rsidRPr="00C07AC7">
        <w:rPr>
          <w:rFonts w:hint="cs"/>
          <w:cs/>
        </w:rPr>
        <w:t xml:space="preserve">ในการฝึกปฏิบัติสหกิจ ผู้ฝึกปฏิบัติสหกิจศึกษาได้รับมอบหมายงานในส่วนของระบบเปลี่ยนแปลงกระบวนการทำงานของแผนก /ฝ่าย </w:t>
      </w:r>
      <w:r w:rsidRPr="00C07AC7">
        <w:t xml:space="preserve">Production engineering </w:t>
      </w:r>
      <w:r w:rsidRPr="00C07AC7">
        <w:rPr>
          <w:rFonts w:hint="cs"/>
          <w:cs/>
        </w:rPr>
        <w:t>ซึ่งมีวัตถุประสงค์ในการจัดทำระบบดังนี้</w:t>
      </w:r>
    </w:p>
    <w:p w14:paraId="346BCFC2" w14:textId="1FFCA8BD" w:rsidR="003F54BB" w:rsidRPr="007C389C" w:rsidRDefault="00857C79" w:rsidP="00760D54">
      <w:pPr>
        <w:pStyle w:val="ListParagraph"/>
        <w:numPr>
          <w:ilvl w:val="3"/>
          <w:numId w:val="2"/>
        </w:numPr>
        <w:tabs>
          <w:tab w:val="left" w:pos="851"/>
        </w:tabs>
        <w:spacing w:before="0" w:line="240" w:lineRule="auto"/>
        <w:ind w:left="0" w:firstLine="720"/>
      </w:pPr>
      <w:r w:rsidRPr="00C002EF">
        <w:rPr>
          <w:rFonts w:cs="TH SarabunPSK"/>
          <w:szCs w:val="32"/>
          <w:cs/>
        </w:rPr>
        <w:t>เพื่</w:t>
      </w:r>
      <w:r w:rsidR="007C389C">
        <w:rPr>
          <w:rFonts w:cs="TH SarabunPSK" w:hint="cs"/>
          <w:szCs w:val="32"/>
          <w:cs/>
        </w:rPr>
        <w:t>อช่วยลดการใช้ทรัพยากรกระดาษภายในองค์กร</w:t>
      </w:r>
    </w:p>
    <w:p w14:paraId="270E13B4" w14:textId="2AF13DA3" w:rsidR="00857C79" w:rsidRDefault="00857C79" w:rsidP="00760D54">
      <w:pPr>
        <w:pStyle w:val="ListParagraph"/>
        <w:numPr>
          <w:ilvl w:val="3"/>
          <w:numId w:val="2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/>
          <w:szCs w:val="32"/>
          <w:cs/>
        </w:rPr>
        <w:t>เพื่</w:t>
      </w:r>
      <w:r w:rsidR="006E4D27" w:rsidRPr="00C002EF">
        <w:rPr>
          <w:rFonts w:cs="TH SarabunPSK" w:hint="cs"/>
          <w:szCs w:val="32"/>
          <w:cs/>
        </w:rPr>
        <w:t>อ</w:t>
      </w:r>
      <w:r w:rsidR="007C389C">
        <w:rPr>
          <w:rFonts w:cs="TH SarabunPSK" w:hint="cs"/>
          <w:szCs w:val="32"/>
          <w:cs/>
        </w:rPr>
        <w:t>ช่วยลดการสูญหายของข้อมูลกระบวนการในการทำงาน</w:t>
      </w:r>
      <w:r w:rsidR="006E4D27" w:rsidRPr="00C002EF">
        <w:rPr>
          <w:rFonts w:cs="TH SarabunPSK" w:hint="cs"/>
          <w:szCs w:val="32"/>
          <w:cs/>
        </w:rPr>
        <w:t xml:space="preserve"> </w:t>
      </w:r>
    </w:p>
    <w:p w14:paraId="0C604478" w14:textId="4605EE8D" w:rsidR="007C389C" w:rsidRDefault="007C389C" w:rsidP="00760D54">
      <w:pPr>
        <w:pStyle w:val="ListParagraph"/>
        <w:numPr>
          <w:ilvl w:val="3"/>
          <w:numId w:val="2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เพื่อช่วยอำนวยความสะดวกของกระบวนการทำงาน</w:t>
      </w:r>
    </w:p>
    <w:p w14:paraId="5C30DCDD" w14:textId="10646578" w:rsidR="006E6C7D" w:rsidRPr="006E6C7D" w:rsidRDefault="007C389C" w:rsidP="006E6C7D">
      <w:pPr>
        <w:pStyle w:val="ListParagraph"/>
        <w:numPr>
          <w:ilvl w:val="3"/>
          <w:numId w:val="2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เพื่อช่วยลดการทำงานที่ซับซ้อนของกระบวนการทำงานภายในแผนก / ฝ่ายที่เกี่ยวข้อง</w:t>
      </w:r>
    </w:p>
    <w:p w14:paraId="4A48EB9D" w14:textId="4E1FCF4A" w:rsidR="006E6C7D" w:rsidRPr="006E6C7D" w:rsidRDefault="00FD6457" w:rsidP="006E6C7D">
      <w:pPr>
        <w:pStyle w:val="Heading2"/>
      </w:pPr>
      <w:bookmarkStart w:id="81" w:name="_Toc487543086"/>
      <w:bookmarkStart w:id="82" w:name="_Toc54854155"/>
      <w:bookmarkStart w:id="83" w:name="_Toc420265807"/>
      <w:r w:rsidRPr="00C002EF">
        <w:rPr>
          <w:cs/>
        </w:rPr>
        <w:t>เครื่องมือที่ใช้ในการพัฒนา</w:t>
      </w:r>
      <w:bookmarkEnd w:id="81"/>
      <w:bookmarkEnd w:id="82"/>
    </w:p>
    <w:p w14:paraId="000E6ED2" w14:textId="17DEE58A" w:rsidR="007C389C" w:rsidRDefault="007C389C" w:rsidP="007C389C">
      <w:pPr>
        <w:ind w:firstLine="720"/>
      </w:pPr>
      <w:r w:rsidRPr="00C07AC7">
        <w:rPr>
          <w:rFonts w:hint="cs"/>
          <w:cs/>
        </w:rPr>
        <w:t>ในการปฏิบัติงานสหกิจศึกษาจำเป็นต้องใช้เครื่องมือที่มีความจำเป็นในการพัฒนาซอฟต์แวร์ เพื่ออำนวยความสะดวกในการพัฒนาซอฟต์แวร์ โดยจะแบ่งออกเป็น 2 ส่วนที่ใช้ในการพัฒนาซอฟต์แวร์ ได้แก่ ภาษาที่ใช้ในการพัฒนา และซอฟต์แวร์ที่ใช้ในการพัฒนา ซึ่งจะอธิบายได้ดังนี้</w:t>
      </w:r>
    </w:p>
    <w:p w14:paraId="5D1893A8" w14:textId="0A364761" w:rsidR="000234D7" w:rsidRDefault="000234D7" w:rsidP="000234D7">
      <w:pPr>
        <w:pStyle w:val="Heading3"/>
        <w:ind w:left="720" w:hanging="720"/>
      </w:pPr>
      <w:r>
        <w:rPr>
          <w:rFonts w:hint="cs"/>
          <w:cs/>
        </w:rPr>
        <w:t>ภาษาที่ใช้ในการพัฒนา</w:t>
      </w:r>
    </w:p>
    <w:p w14:paraId="7704F68B" w14:textId="77777777" w:rsidR="006E6C7D" w:rsidRPr="00103BC4" w:rsidRDefault="006E6C7D" w:rsidP="006E6C7D">
      <w:pPr>
        <w:ind w:firstLine="720"/>
      </w:pPr>
      <w:r w:rsidRPr="00103BC4">
        <w:rPr>
          <w:rFonts w:hint="cs"/>
          <w:cs/>
        </w:rPr>
        <w:t>สำหรับการปฏิบัติงานสหกิจศึกษาในส่วนการพัฒนาซอฟต์แวร์ผู้ปฏิบัติงานสหกิจเลือกใช้</w:t>
      </w:r>
      <w:r w:rsidRPr="00103BC4">
        <w:t xml:space="preserve"> Framework CodeIgniter </w:t>
      </w:r>
      <w:r w:rsidRPr="00103BC4">
        <w:rPr>
          <w:rFonts w:hint="cs"/>
          <w:cs/>
        </w:rPr>
        <w:t xml:space="preserve">ภาษาที่ใช้ได้แก่ </w:t>
      </w:r>
      <w:r w:rsidRPr="00103BC4">
        <w:t xml:space="preserve">HTML, CSS, PHP, SQL </w:t>
      </w:r>
      <w:r w:rsidRPr="00103BC4">
        <w:rPr>
          <w:rFonts w:hint="cs"/>
          <w:cs/>
        </w:rPr>
        <w:t xml:space="preserve">และ </w:t>
      </w:r>
      <w:r w:rsidRPr="00103BC4">
        <w:t>Java script</w:t>
      </w:r>
      <w:r w:rsidRPr="00103BC4">
        <w:rPr>
          <w:rFonts w:hint="cs"/>
          <w:cs/>
        </w:rPr>
        <w:t xml:space="preserve"> โดยจะอธิบาย</w:t>
      </w:r>
      <w:r w:rsidRPr="00103BC4">
        <w:rPr>
          <w:cs/>
        </w:rPr>
        <w:t xml:space="preserve"> </w:t>
      </w:r>
      <w:r w:rsidRPr="00103BC4">
        <w:rPr>
          <w:rFonts w:hint="cs"/>
          <w:cs/>
        </w:rPr>
        <w:t>รายละเอียดได้ดังนี้</w:t>
      </w:r>
      <w:r w:rsidRPr="00103BC4">
        <w:rPr>
          <w:cs/>
        </w:rPr>
        <w:t xml:space="preserve"> </w:t>
      </w:r>
    </w:p>
    <w:p w14:paraId="14731794" w14:textId="427638F7" w:rsidR="006E6C7D" w:rsidRPr="00103BC4" w:rsidRDefault="00BD5BE5" w:rsidP="006E6C7D">
      <w:pPr>
        <w:ind w:firstLine="720"/>
      </w:pPr>
      <w:r>
        <w:rPr>
          <w:rFonts w:hint="cs"/>
          <w:cs/>
        </w:rPr>
        <w:t xml:space="preserve">1) </w:t>
      </w:r>
      <w:r w:rsidR="006E6C7D" w:rsidRPr="00103BC4">
        <w:rPr>
          <w:rFonts w:hint="cs"/>
          <w:cs/>
        </w:rPr>
        <w:t xml:space="preserve">ภาษา </w:t>
      </w:r>
      <w:r w:rsidR="006E6C7D" w:rsidRPr="00103BC4">
        <w:t xml:space="preserve">HTML </w:t>
      </w:r>
      <w:r w:rsidR="006E6C7D" w:rsidRPr="00103BC4">
        <w:rPr>
          <w:rFonts w:hint="cs"/>
          <w:cs/>
        </w:rPr>
        <w:t>(</w:t>
      </w:r>
      <w:r w:rsidR="006E6C7D" w:rsidRPr="00103BC4">
        <w:t>Hypertext Markup Language</w:t>
      </w:r>
      <w:r w:rsidR="006E6C7D" w:rsidRPr="00103BC4">
        <w:rPr>
          <w:rFonts w:hint="cs"/>
          <w:cs/>
        </w:rPr>
        <w:t>)</w:t>
      </w:r>
      <w:r w:rsidR="006E6C7D" w:rsidRPr="00103BC4">
        <w:rPr>
          <w:cs/>
        </w:rPr>
        <w:t xml:space="preserve"> </w:t>
      </w:r>
    </w:p>
    <w:p w14:paraId="1E5C3D98" w14:textId="77777777" w:rsidR="006E6C7D" w:rsidRPr="00103BC4" w:rsidRDefault="006E6C7D" w:rsidP="006E6C7D">
      <w:r w:rsidRPr="00103BC4">
        <w:t xml:space="preserve">HTML </w:t>
      </w:r>
      <w:r w:rsidRPr="00103BC4">
        <w:rPr>
          <w:cs/>
        </w:rPr>
        <w:t xml:space="preserve">ย่อมาจาก </w:t>
      </w:r>
      <w:r w:rsidRPr="00103BC4">
        <w:t xml:space="preserve">Hypertext Markup Language </w:t>
      </w:r>
      <w:r w:rsidRPr="00103BC4">
        <w:rPr>
          <w:cs/>
        </w:rPr>
        <w:t>เป็นภาษาคอมพิวเตอร์รูปแบบหนึ่ง ที่มีโครงสร้างการเขียนโดยอาศัยตัวกำกับ (</w:t>
      </w:r>
      <w:r w:rsidRPr="00103BC4">
        <w:t>TAG</w:t>
      </w:r>
      <w:r w:rsidRPr="00103BC4">
        <w:rPr>
          <w:cs/>
        </w:rPr>
        <w:t xml:space="preserve">) ควบคุมการแสดงผลข้อความ รูปภาพ หรือวัตถุอื่น ๆ ผ่านโปรแกรมเบราเซอร์ แต่ละ </w:t>
      </w:r>
      <w:r w:rsidRPr="00103BC4">
        <w:t xml:space="preserve">Tag </w:t>
      </w:r>
      <w:r w:rsidRPr="00103BC4">
        <w:rPr>
          <w:cs/>
        </w:rPr>
        <w:t xml:space="preserve">อาจจะมีส่วนขยาย เรียกว่า </w:t>
      </w:r>
      <w:r w:rsidRPr="00103BC4">
        <w:t xml:space="preserve">Attribute </w:t>
      </w:r>
      <w:r w:rsidRPr="00103BC4">
        <w:rPr>
          <w:cs/>
        </w:rPr>
        <w:t xml:space="preserve">สำหรับระบุ หรือควบคุมการแสดงผล ของเว็บได้ด้วย </w:t>
      </w:r>
      <w:r w:rsidRPr="00103BC4">
        <w:t xml:space="preserve">HTML </w:t>
      </w:r>
      <w:r w:rsidRPr="00103BC4">
        <w:rPr>
          <w:cs/>
        </w:rPr>
        <w:t xml:space="preserve">เป็นภาษาที่ถูกพัฒนาโดย </w:t>
      </w:r>
      <w:r w:rsidRPr="00103BC4">
        <w:t xml:space="preserve">World Wide Web Consortium </w:t>
      </w:r>
      <w:r w:rsidRPr="00103BC4">
        <w:rPr>
          <w:cs/>
        </w:rPr>
        <w:t>(</w:t>
      </w:r>
      <w:r w:rsidRPr="00103BC4">
        <w:t>W3C</w:t>
      </w:r>
      <w:r w:rsidRPr="00103BC4">
        <w:rPr>
          <w:cs/>
        </w:rPr>
        <w:t xml:space="preserve">) จากแม่แบบของภาษา </w:t>
      </w:r>
      <w:r w:rsidRPr="00103BC4">
        <w:t xml:space="preserve">SGML </w:t>
      </w:r>
      <w:r w:rsidRPr="00103BC4">
        <w:rPr>
          <w:cs/>
        </w:rPr>
        <w:t>(</w:t>
      </w:r>
      <w:r w:rsidRPr="00103BC4">
        <w:t>Standard Generalized Markup Language</w:t>
      </w:r>
      <w:r w:rsidRPr="00103BC4">
        <w:rPr>
          <w:cs/>
        </w:rPr>
        <w:t xml:space="preserve">) โดยตัดความสามารถบางส่วนออกไป เพื่อให้สามารถทำความเข้าใจและเรียนรู้ได้ง่าย และด้วยประเด็นดังกล่าว ทำให้บริการ </w:t>
      </w:r>
      <w:r w:rsidRPr="00103BC4">
        <w:t xml:space="preserve">www </w:t>
      </w:r>
      <w:r w:rsidRPr="00103BC4">
        <w:rPr>
          <w:cs/>
        </w:rPr>
        <w:t>เติบโตขยายตัวอย่างกว้างขวาง</w:t>
      </w:r>
    </w:p>
    <w:p w14:paraId="53B3A5DE" w14:textId="49EC05EB" w:rsidR="006E6C7D" w:rsidRPr="00103BC4" w:rsidRDefault="006E6C7D" w:rsidP="006E6C7D">
      <w:pPr>
        <w:ind w:firstLine="720"/>
      </w:pPr>
      <w:r w:rsidRPr="00103BC4">
        <w:t>2</w:t>
      </w:r>
      <w:r w:rsidR="00BD5BE5">
        <w:rPr>
          <w:rFonts w:hint="cs"/>
          <w:cs/>
        </w:rPr>
        <w:t xml:space="preserve">) </w:t>
      </w:r>
      <w:r w:rsidRPr="00103BC4">
        <w:rPr>
          <w:rFonts w:hint="cs"/>
          <w:cs/>
        </w:rPr>
        <w:t xml:space="preserve">ภาษา </w:t>
      </w:r>
      <w:r w:rsidRPr="00103BC4">
        <w:t xml:space="preserve">CSS </w:t>
      </w:r>
      <w:r w:rsidRPr="00103BC4">
        <w:rPr>
          <w:rFonts w:hint="cs"/>
          <w:cs/>
        </w:rPr>
        <w:t>(</w:t>
      </w:r>
      <w:r w:rsidRPr="00103BC4">
        <w:t>Cascading Style Sheet</w:t>
      </w:r>
      <w:r w:rsidRPr="00103BC4">
        <w:rPr>
          <w:rFonts w:hint="cs"/>
          <w:cs/>
        </w:rPr>
        <w:t>)</w:t>
      </w:r>
      <w:r w:rsidRPr="00103BC4">
        <w:rPr>
          <w:cs/>
        </w:rPr>
        <w:t xml:space="preserve"> </w:t>
      </w:r>
    </w:p>
    <w:p w14:paraId="48B39ADA" w14:textId="77777777" w:rsidR="006E6C7D" w:rsidRPr="00103BC4" w:rsidRDefault="006E6C7D" w:rsidP="006E6C7D">
      <w:r w:rsidRPr="00103BC4">
        <w:lastRenderedPageBreak/>
        <w:t xml:space="preserve">CSS </w:t>
      </w:r>
      <w:r w:rsidRPr="00103BC4">
        <w:rPr>
          <w:cs/>
        </w:rPr>
        <w:t xml:space="preserve">ย่อมาจาก </w:t>
      </w:r>
      <w:r w:rsidRPr="00103BC4">
        <w:t>Cascading Style Sheet  </w:t>
      </w:r>
      <w:r w:rsidRPr="00103BC4">
        <w:rPr>
          <w:cs/>
        </w:rPr>
        <w:t>มักเรียกโดยย่อว่า</w:t>
      </w:r>
      <w:r w:rsidRPr="00103BC4">
        <w:t> </w:t>
      </w:r>
      <w:r w:rsidRPr="00103BC4">
        <w:rPr>
          <w:cs/>
        </w:rPr>
        <w:t>"สไตล์ชี</w:t>
      </w:r>
      <w:r w:rsidRPr="00103BC4">
        <w:rPr>
          <w:rFonts w:hint="cs"/>
          <w:cs/>
        </w:rPr>
        <w:t>ต</w:t>
      </w:r>
      <w:r w:rsidRPr="00103BC4">
        <w:rPr>
          <w:cs/>
        </w:rPr>
        <w:t>"</w:t>
      </w:r>
      <w:r w:rsidRPr="00103BC4">
        <w:t> </w:t>
      </w:r>
      <w:r w:rsidRPr="00103BC4">
        <w:rPr>
          <w:cs/>
        </w:rPr>
        <w:t>คือภาษาที่ใช้เป็นส่วนของการจัดรูปแบบการแสดงผลเอกสาร  </w:t>
      </w:r>
      <w:r w:rsidRPr="00103BC4">
        <w:t xml:space="preserve">HTML </w:t>
      </w:r>
      <w:r w:rsidRPr="00103BC4">
        <w:rPr>
          <w:cs/>
        </w:rPr>
        <w:t xml:space="preserve">โดยที่ </w:t>
      </w:r>
      <w:r w:rsidRPr="00103BC4">
        <w:t xml:space="preserve">CSS </w:t>
      </w:r>
      <w:r w:rsidRPr="00103BC4">
        <w:rPr>
          <w:cs/>
        </w:rPr>
        <w:t>กำหนดก</w:t>
      </w:r>
      <w:r w:rsidRPr="00103BC4">
        <w:rPr>
          <w:rFonts w:hint="cs"/>
          <w:cs/>
        </w:rPr>
        <w:t>ฎ</w:t>
      </w:r>
      <w:r w:rsidRPr="00103BC4">
        <w:rPr>
          <w:cs/>
        </w:rPr>
        <w:t>เกณฑ์ในการระบุรูปแบบ (หรือ "</w:t>
      </w:r>
      <w:r w:rsidRPr="00103BC4">
        <w:t>Style</w:t>
      </w:r>
      <w:r w:rsidRPr="00103BC4">
        <w:rPr>
          <w:cs/>
        </w:rPr>
        <w:t xml:space="preserve">") 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103BC4">
        <w:t xml:space="preserve">Style </w:t>
      </w:r>
      <w:r w:rsidRPr="00103BC4">
        <w:rPr>
          <w:cs/>
        </w:rPr>
        <w:t xml:space="preserve">นี้ใช้หลักการของการแยกเนื้อหาเอกสาร </w:t>
      </w:r>
      <w:r w:rsidRPr="00103BC4">
        <w:t xml:space="preserve">HTML </w:t>
      </w:r>
      <w:r w:rsidRPr="00103BC4">
        <w:rPr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103BC4">
        <w:t xml:space="preserve">HTML </w:t>
      </w:r>
      <w:r w:rsidRPr="00103BC4">
        <w:rPr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103BC4">
        <w:t xml:space="preserve">HTML </w:t>
      </w:r>
      <w:r w:rsidRPr="00103BC4">
        <w:rPr>
          <w:cs/>
        </w:rPr>
        <w:t>มีลักษณะของความสม่ำเสมอทั่วกันทุกหน้าเอกสารภายในเว็บไซต์เดียวกัน  โดยก</w:t>
      </w:r>
      <w:r w:rsidRPr="00103BC4">
        <w:rPr>
          <w:rFonts w:hint="cs"/>
          <w:cs/>
        </w:rPr>
        <w:t>ฎเกณฑ์</w:t>
      </w:r>
      <w:r w:rsidRPr="00103BC4">
        <w:rPr>
          <w:cs/>
        </w:rPr>
        <w:t>ในการกำหนดรูปแบบ (</w:t>
      </w:r>
      <w:r w:rsidRPr="00103BC4">
        <w:t>Style</w:t>
      </w:r>
      <w:r w:rsidRPr="00103BC4">
        <w:rPr>
          <w:cs/>
        </w:rPr>
        <w:t xml:space="preserve">) เอกสาร </w:t>
      </w:r>
      <w:r w:rsidRPr="00103BC4">
        <w:t xml:space="preserve">HTML </w:t>
      </w:r>
      <w:r w:rsidRPr="00103BC4">
        <w:rPr>
          <w:cs/>
        </w:rPr>
        <w:t xml:space="preserve">ถูกเพิ่มเข้ามาครั้งแรกใน </w:t>
      </w:r>
      <w:r w:rsidRPr="00103BC4">
        <w:t>HTML 4</w:t>
      </w:r>
      <w:r w:rsidRPr="00103BC4">
        <w:rPr>
          <w:cs/>
        </w:rPr>
        <w:t>.</w:t>
      </w:r>
      <w:r w:rsidRPr="00103BC4">
        <w:t>0  </w:t>
      </w:r>
      <w:r w:rsidRPr="00103BC4">
        <w:rPr>
          <w:cs/>
        </w:rPr>
        <w:t xml:space="preserve">เมื่อปีพ.ศ. </w:t>
      </w:r>
      <w:r w:rsidRPr="00103BC4">
        <w:t xml:space="preserve">2539 </w:t>
      </w:r>
      <w:r w:rsidRPr="00103BC4">
        <w:rPr>
          <w:cs/>
        </w:rPr>
        <w:t xml:space="preserve">ในรูปแบบของ </w:t>
      </w:r>
      <w:r w:rsidRPr="00103BC4">
        <w:t xml:space="preserve">CSS level 1 Recommendations </w:t>
      </w:r>
      <w:r w:rsidRPr="00103BC4">
        <w:rPr>
          <w:cs/>
        </w:rPr>
        <w:t xml:space="preserve">ที่กำหนดโดย องค์กร </w:t>
      </w:r>
      <w:r w:rsidRPr="00103BC4">
        <w:t xml:space="preserve">World Wide Web Consortium </w:t>
      </w:r>
      <w:r w:rsidRPr="00103BC4">
        <w:rPr>
          <w:cs/>
        </w:rPr>
        <w:t xml:space="preserve">หรือ </w:t>
      </w:r>
      <w:r w:rsidRPr="00103BC4">
        <w:t>W3C</w:t>
      </w:r>
    </w:p>
    <w:p w14:paraId="2D486BCC" w14:textId="3EE73942" w:rsidR="006E6C7D" w:rsidRPr="00103BC4" w:rsidRDefault="00BD5BE5" w:rsidP="006E6C7D">
      <w:pPr>
        <w:ind w:firstLine="720"/>
      </w:pPr>
      <w:r>
        <w:rPr>
          <w:rFonts w:hint="cs"/>
          <w:cs/>
        </w:rPr>
        <w:t xml:space="preserve">3) </w:t>
      </w:r>
      <w:r w:rsidR="006E6C7D" w:rsidRPr="00103BC4">
        <w:rPr>
          <w:rFonts w:hint="cs"/>
          <w:cs/>
        </w:rPr>
        <w:t xml:space="preserve">ภาษา </w:t>
      </w:r>
      <w:r w:rsidR="006E6C7D" w:rsidRPr="00103BC4">
        <w:t xml:space="preserve">PHP </w:t>
      </w:r>
      <w:r w:rsidR="006E6C7D" w:rsidRPr="00103BC4">
        <w:rPr>
          <w:rFonts w:hint="cs"/>
          <w:cs/>
        </w:rPr>
        <w:t>(</w:t>
      </w:r>
      <w:r w:rsidR="006E6C7D" w:rsidRPr="00103BC4">
        <w:t>PHP Hypertext Preprocessor</w:t>
      </w:r>
      <w:r w:rsidR="006E6C7D" w:rsidRPr="00103BC4">
        <w:rPr>
          <w:rFonts w:hint="cs"/>
          <w:cs/>
        </w:rPr>
        <w:t>)</w:t>
      </w:r>
      <w:r w:rsidR="006E6C7D" w:rsidRPr="00103BC4">
        <w:rPr>
          <w:cs/>
        </w:rPr>
        <w:t xml:space="preserve"> </w:t>
      </w:r>
    </w:p>
    <w:p w14:paraId="4E5C3957" w14:textId="77777777" w:rsidR="006E6C7D" w:rsidRPr="006E6C7D" w:rsidRDefault="006E6C7D" w:rsidP="006E6C7D">
      <w:r w:rsidRPr="006E6C7D">
        <w:t> </w:t>
      </w:r>
      <w:r w:rsidRPr="006E6C7D">
        <w:rPr>
          <w:rFonts w:hint="cs"/>
          <w:cs/>
        </w:rPr>
        <w:t>คือ</w:t>
      </w:r>
      <w:r w:rsidRPr="006E6C7D">
        <w:rPr>
          <w:rFonts w:hint="cs"/>
        </w:rPr>
        <w:t> </w:t>
      </w:r>
      <w:hyperlink r:id="rId17" w:tooltip="ภาษาคอมพิวเตอร์" w:history="1">
        <w:r w:rsidRPr="006E6C7D">
          <w:rPr>
            <w:rStyle w:val="Hyperlink"/>
            <w:color w:val="auto"/>
            <w:u w:val="none"/>
            <w:cs/>
          </w:rPr>
          <w:t>ภาษาคอมพิวเตอร์</w:t>
        </w:r>
      </w:hyperlink>
      <w:r w:rsidRPr="006E6C7D">
        <w:rPr>
          <w:cs/>
        </w:rPr>
        <w:t>ในลักษณะ</w:t>
      </w:r>
      <w:hyperlink r:id="rId18" w:tooltip="เซิร์ฟเวอร์-ไซด์ สคริปต์" w:history="1">
        <w:r w:rsidRPr="006E6C7D">
          <w:rPr>
            <w:rStyle w:val="Hyperlink"/>
            <w:color w:val="auto"/>
            <w:u w:val="none"/>
            <w:cs/>
          </w:rPr>
          <w:t>เซิร์ฟเวอร์-ไซด์ สคริปต์</w:t>
        </w:r>
      </w:hyperlink>
      <w:r w:rsidRPr="006E6C7D">
        <w:t> </w:t>
      </w:r>
      <w:r w:rsidRPr="006E6C7D">
        <w:rPr>
          <w:cs/>
        </w:rPr>
        <w:t>โดยลิขสิทธิ์อยู่ในลักษณะ</w:t>
      </w:r>
      <w:hyperlink r:id="rId19" w:tooltip="โอเพนซอร์ส" w:history="1">
        <w:r w:rsidRPr="006E6C7D">
          <w:rPr>
            <w:rStyle w:val="Hyperlink"/>
            <w:color w:val="auto"/>
            <w:u w:val="none"/>
            <w:cs/>
          </w:rPr>
          <w:t>โอเพนซอร์ส</w:t>
        </w:r>
      </w:hyperlink>
      <w:r w:rsidRPr="006E6C7D">
        <w:t> </w:t>
      </w:r>
      <w:r w:rsidRPr="006E6C7D">
        <w:rPr>
          <w:cs/>
        </w:rPr>
        <w:t>ภาษาพีเอชพีใช้สำหรับจัดทำ</w:t>
      </w:r>
      <w:hyperlink r:id="rId20" w:tooltip="เว็บไซต์" w:history="1">
        <w:r w:rsidRPr="006E6C7D">
          <w:rPr>
            <w:rStyle w:val="Hyperlink"/>
            <w:color w:val="auto"/>
            <w:u w:val="none"/>
            <w:cs/>
          </w:rPr>
          <w:t>เว็บไซต์</w:t>
        </w:r>
      </w:hyperlink>
      <w:r w:rsidRPr="006E6C7D">
        <w:t> </w:t>
      </w:r>
      <w:r w:rsidRPr="006E6C7D">
        <w:rPr>
          <w:cs/>
        </w:rPr>
        <w:t>และแสดงผลออกมาในรูปแบบ</w:t>
      </w:r>
      <w:r w:rsidRPr="006E6C7D">
        <w:t> </w:t>
      </w:r>
      <w:hyperlink r:id="rId21" w:tooltip="HTML" w:history="1">
        <w:r w:rsidRPr="006E6C7D">
          <w:rPr>
            <w:rStyle w:val="Hyperlink"/>
            <w:color w:val="auto"/>
            <w:u w:val="none"/>
          </w:rPr>
          <w:t>HTML</w:t>
        </w:r>
      </w:hyperlink>
      <w:r w:rsidRPr="006E6C7D">
        <w:t> </w:t>
      </w:r>
      <w:r w:rsidRPr="006E6C7D">
        <w:rPr>
          <w:cs/>
        </w:rPr>
        <w:t>โดยมีรากฐานโครงสร้างคำสั่งมาจากภาษา</w:t>
      </w:r>
      <w:r w:rsidRPr="006E6C7D">
        <w:t> </w:t>
      </w:r>
      <w:hyperlink r:id="rId22" w:tooltip="ภาษาซี" w:history="1">
        <w:r w:rsidRPr="006E6C7D">
          <w:rPr>
            <w:rStyle w:val="Hyperlink"/>
            <w:color w:val="auto"/>
            <w:u w:val="none"/>
            <w:cs/>
          </w:rPr>
          <w:t>ภาษาซี</w:t>
        </w:r>
      </w:hyperlink>
      <w:r w:rsidRPr="006E6C7D">
        <w:t> </w:t>
      </w:r>
      <w:hyperlink r:id="rId23" w:tooltip="ภาษาจาวา" w:history="1">
        <w:r w:rsidRPr="006E6C7D">
          <w:rPr>
            <w:rStyle w:val="Hyperlink"/>
            <w:color w:val="auto"/>
            <w:u w:val="none"/>
            <w:cs/>
          </w:rPr>
          <w:t>ภาษาจาวา</w:t>
        </w:r>
      </w:hyperlink>
      <w:r w:rsidRPr="006E6C7D">
        <w:t> </w:t>
      </w:r>
      <w:r w:rsidRPr="006E6C7D">
        <w:rPr>
          <w:cs/>
        </w:rPr>
        <w:t>และ</w:t>
      </w:r>
      <w:r w:rsidRPr="006E6C7D">
        <w:t> </w:t>
      </w:r>
      <w:hyperlink r:id="rId24" w:tooltip="ภาษาเพิร์ล" w:history="1">
        <w:r w:rsidRPr="006E6C7D">
          <w:rPr>
            <w:rStyle w:val="Hyperlink"/>
            <w:color w:val="auto"/>
            <w:u w:val="none"/>
            <w:cs/>
          </w:rPr>
          <w:t>ภาษาเพิร์ล</w:t>
        </w:r>
      </w:hyperlink>
      <w:r w:rsidRPr="006E6C7D">
        <w:t> </w:t>
      </w:r>
      <w:r w:rsidRPr="006E6C7D">
        <w:rPr>
          <w:cs/>
        </w:rPr>
        <w:t>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</w:t>
      </w:r>
      <w:r w:rsidRPr="006E6C7D">
        <w:t> </w:t>
      </w:r>
      <w:hyperlink r:id="rId25" w:tooltip="เว็บเพจ" w:history="1">
        <w:r w:rsidRPr="006E6C7D">
          <w:rPr>
            <w:rStyle w:val="Hyperlink"/>
            <w:color w:val="auto"/>
            <w:u w:val="none"/>
            <w:cs/>
          </w:rPr>
          <w:t>เว็บเพจ</w:t>
        </w:r>
      </w:hyperlink>
      <w:r w:rsidRPr="006E6C7D">
        <w:t> </w:t>
      </w:r>
      <w:r w:rsidRPr="006E6C7D">
        <w:rPr>
          <w:cs/>
        </w:rPr>
        <w:t>ที่มีความตอบโต้ได้อย่างรวดเร็ว</w:t>
      </w:r>
    </w:p>
    <w:p w14:paraId="43109C57" w14:textId="4035D22B" w:rsidR="006E6C7D" w:rsidRPr="00103BC4" w:rsidRDefault="00BD5BE5" w:rsidP="006E6C7D">
      <w:pPr>
        <w:ind w:firstLine="720"/>
      </w:pPr>
      <w:r>
        <w:rPr>
          <w:rFonts w:hint="cs"/>
          <w:cs/>
        </w:rPr>
        <w:t>4)</w:t>
      </w:r>
      <w:r w:rsidR="006E6C7D" w:rsidRPr="00103BC4">
        <w:t xml:space="preserve"> CodeIgniter</w:t>
      </w:r>
    </w:p>
    <w:p w14:paraId="6F4A985C" w14:textId="77777777" w:rsidR="006E6C7D" w:rsidRPr="00103BC4" w:rsidRDefault="006E6C7D" w:rsidP="006E6C7D">
      <w:r w:rsidRPr="00103BC4">
        <w:rPr>
          <w:cs/>
        </w:rPr>
        <w:t xml:space="preserve">คือ </w:t>
      </w:r>
      <w:r w:rsidRPr="00103BC4">
        <w:t xml:space="preserve">framework </w:t>
      </w:r>
      <w:r w:rsidRPr="00103BC4">
        <w:rPr>
          <w:cs/>
        </w:rPr>
        <w:t xml:space="preserve">ที่ถูกพัฒนาขึ้นด้วย ภาษา </w:t>
      </w:r>
      <w:r w:rsidRPr="00103BC4">
        <w:t xml:space="preserve">PHP </w:t>
      </w:r>
      <w:r w:rsidRPr="00103BC4">
        <w:rPr>
          <w:cs/>
        </w:rPr>
        <w:t xml:space="preserve">สำหรับ </w:t>
      </w:r>
      <w:r w:rsidRPr="00103BC4">
        <w:t xml:space="preserve">CodeIgniter Framework </w:t>
      </w:r>
      <w:r w:rsidRPr="00103BC4">
        <w:rPr>
          <w:cs/>
        </w:rPr>
        <w:t>เป็นเครื่องมือสำหรับช่วยพัฒนาเว็บไซต์และเว็บแอป</w:t>
      </w:r>
      <w:r w:rsidRPr="00103BC4">
        <w:rPr>
          <w:rFonts w:hint="cs"/>
          <w:cs/>
        </w:rPr>
        <w:t>พ</w:t>
      </w:r>
      <w:r w:rsidRPr="00103BC4">
        <w:rPr>
          <w:cs/>
        </w:rPr>
        <w:t>ลิเคชัน โดยมีโครงสร้างการพัฒนาโปรแกรมอย่างเป็นระบบและรวมคำสั่งต่าง</w:t>
      </w:r>
      <w:r w:rsidRPr="00103BC4">
        <w:rPr>
          <w:rFonts w:hint="cs"/>
          <w:cs/>
        </w:rPr>
        <w:t xml:space="preserve"> </w:t>
      </w:r>
      <w:r w:rsidRPr="00103BC4">
        <w:rPr>
          <w:cs/>
        </w:rPr>
        <w:t xml:space="preserve">ๆ ที่จำเป็นต่อการพัฒนาเว็บไซต์ด้วย </w:t>
      </w:r>
      <w:r w:rsidRPr="00103BC4">
        <w:t xml:space="preserve">PHP </w:t>
      </w:r>
      <w:r w:rsidRPr="00103BC4">
        <w:rPr>
          <w:rFonts w:hint="cs"/>
          <w:cs/>
        </w:rPr>
        <w:t>ไ</w:t>
      </w:r>
      <w:r w:rsidRPr="00103BC4">
        <w:rPr>
          <w:cs/>
        </w:rPr>
        <w:t xml:space="preserve">ว้ภายใน </w:t>
      </w:r>
      <w:r w:rsidRPr="00103BC4">
        <w:t xml:space="preserve">CodeIgniter </w:t>
      </w:r>
      <w:r w:rsidRPr="00103BC4">
        <w:rPr>
          <w:cs/>
        </w:rPr>
        <w:t xml:space="preserve">พัฒนาโดย </w:t>
      </w:r>
      <w:r w:rsidRPr="00103BC4">
        <w:t xml:space="preserve">Rick Ellis </w:t>
      </w:r>
      <w:r w:rsidRPr="00103BC4">
        <w:rPr>
          <w:cs/>
        </w:rPr>
        <w:t>ซึ่งมีลิขสิทธิ</w:t>
      </w:r>
      <w:r w:rsidRPr="00103BC4">
        <w:rPr>
          <w:rFonts w:hint="cs"/>
          <w:cs/>
        </w:rPr>
        <w:t>์</w:t>
      </w:r>
      <w:r w:rsidRPr="00103BC4">
        <w:rPr>
          <w:cs/>
        </w:rPr>
        <w:t xml:space="preserve">เป็น </w:t>
      </w:r>
      <w:r w:rsidRPr="00103BC4">
        <w:t xml:space="preserve">Open Source </w:t>
      </w:r>
      <w:r w:rsidRPr="00103BC4">
        <w:rPr>
          <w:cs/>
        </w:rPr>
        <w:t xml:space="preserve">สามารถดาวน์โหลดและใช้ได้ฟรี </w:t>
      </w:r>
    </w:p>
    <w:p w14:paraId="1BC3EAB3" w14:textId="77777777" w:rsidR="006E6C7D" w:rsidRPr="00103BC4" w:rsidRDefault="006E6C7D" w:rsidP="006E6C7D">
      <w:r w:rsidRPr="00103BC4">
        <w:rPr>
          <w:cs/>
        </w:rPr>
        <w:tab/>
      </w:r>
      <w:r w:rsidRPr="00103BC4">
        <w:t xml:space="preserve">CodeIgniter </w:t>
      </w:r>
      <w:r w:rsidRPr="00103BC4">
        <w:rPr>
          <w:cs/>
        </w:rPr>
        <w:t xml:space="preserve">รับรองการเขียนแบบ </w:t>
      </w:r>
      <w:r w:rsidRPr="00103BC4">
        <w:t>Model</w:t>
      </w:r>
      <w:r w:rsidRPr="00103BC4">
        <w:rPr>
          <w:cs/>
        </w:rPr>
        <w:t>-</w:t>
      </w:r>
      <w:r w:rsidRPr="00103BC4">
        <w:t>View</w:t>
      </w:r>
      <w:r w:rsidRPr="00103BC4">
        <w:rPr>
          <w:cs/>
        </w:rPr>
        <w:t>-</w:t>
      </w:r>
      <w:r w:rsidRPr="00103BC4">
        <w:t xml:space="preserve">Controller </w:t>
      </w:r>
      <w:r w:rsidRPr="00103BC4">
        <w:rPr>
          <w:cs/>
        </w:rPr>
        <w:t>(</w:t>
      </w:r>
      <w:r w:rsidRPr="00103BC4">
        <w:t>MVC</w:t>
      </w:r>
      <w:r w:rsidRPr="00103BC4">
        <w:rPr>
          <w:cs/>
        </w:rPr>
        <w:t xml:space="preserve">) 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Pr="00103BC4">
        <w:t xml:space="preserve">CodeIgniter </w:t>
      </w:r>
      <w:r w:rsidRPr="00103BC4">
        <w:rPr>
          <w:cs/>
        </w:rPr>
        <w:t xml:space="preserve">ยังออกแบบให้สามารถติดต่อกับฐานข้อมูลชนิดต่าง ๆ ได้ง่ายอีกด้วย เช่น </w:t>
      </w:r>
      <w:r w:rsidRPr="00103BC4">
        <w:t xml:space="preserve">mysql, postgress, sqlserver           </w:t>
      </w:r>
    </w:p>
    <w:p w14:paraId="460F9072" w14:textId="040D6A1B" w:rsidR="006E6C7D" w:rsidRPr="00103BC4" w:rsidRDefault="00BD5BE5" w:rsidP="00BD5BE5">
      <w:pPr>
        <w:ind w:firstLine="720"/>
      </w:pPr>
      <w:r>
        <w:rPr>
          <w:rFonts w:hint="cs"/>
          <w:cs/>
        </w:rPr>
        <w:t>5)</w:t>
      </w:r>
      <w:r w:rsidR="006E6C7D" w:rsidRPr="00103BC4">
        <w:rPr>
          <w:cs/>
        </w:rPr>
        <w:t xml:space="preserve"> ภาษา </w:t>
      </w:r>
      <w:r w:rsidR="006E6C7D" w:rsidRPr="00103BC4">
        <w:t xml:space="preserve">SQL </w:t>
      </w:r>
      <w:r w:rsidR="006E6C7D" w:rsidRPr="00103BC4">
        <w:rPr>
          <w:cs/>
        </w:rPr>
        <w:t>(</w:t>
      </w:r>
      <w:r w:rsidR="006E6C7D" w:rsidRPr="00103BC4">
        <w:t>Structured Query Language</w:t>
      </w:r>
      <w:r w:rsidR="006E6C7D" w:rsidRPr="00103BC4">
        <w:rPr>
          <w:cs/>
        </w:rPr>
        <w:t>)</w:t>
      </w:r>
    </w:p>
    <w:p w14:paraId="7A0FBB9B" w14:textId="5E2540D3" w:rsidR="006E6C7D" w:rsidRPr="006E6C7D" w:rsidRDefault="006E6C7D" w:rsidP="006E6C7D">
      <w:r w:rsidRPr="00103BC4">
        <w:t>SQL </w:t>
      </w:r>
      <w:r w:rsidRPr="00103BC4">
        <w:rPr>
          <w:cs/>
        </w:rPr>
        <w:t xml:space="preserve">มาจากคำว่า </w:t>
      </w:r>
      <w:r w:rsidRPr="00103BC4">
        <w:t xml:space="preserve">Structured Query Language </w:t>
      </w:r>
      <w:r w:rsidRPr="00103BC4">
        <w:rPr>
          <w:cs/>
        </w:rPr>
        <w:t xml:space="preserve">เป็นภาษามาตรฐานในการเข้าถึง ฐานข้อมูล เราสามารถใช้งานภาษา </w:t>
      </w:r>
      <w:r w:rsidRPr="00103BC4">
        <w:t xml:space="preserve">SQL </w:t>
      </w:r>
      <w:r w:rsidRPr="00103BC4">
        <w:rPr>
          <w:cs/>
        </w:rPr>
        <w:t xml:space="preserve">ได้จากโปรแกรมต่าง ๆ ที่ต้องทำการกับระบบฐานข้อมูล เช่น ใช้ </w:t>
      </w:r>
      <w:r w:rsidRPr="00103BC4">
        <w:t xml:space="preserve">SQL </w:t>
      </w:r>
      <w:r w:rsidRPr="00103BC4">
        <w:rPr>
          <w:cs/>
        </w:rPr>
        <w:t>ในการทำการดึงข้อมูล</w:t>
      </w:r>
    </w:p>
    <w:p w14:paraId="566F9566" w14:textId="77777777" w:rsidR="006E6C7D" w:rsidRPr="00103BC4" w:rsidRDefault="006E6C7D" w:rsidP="006E6C7D">
      <w:r w:rsidRPr="00103BC4">
        <w:rPr>
          <w:cs/>
        </w:rPr>
        <w:lastRenderedPageBreak/>
        <w:t>(</w:t>
      </w:r>
      <w:r w:rsidRPr="00103BC4">
        <w:t>Retrieve Data</w:t>
      </w:r>
      <w:r w:rsidRPr="00103BC4">
        <w:rPr>
          <w:cs/>
        </w:rPr>
        <w:t xml:space="preserve">) จากฐานข้อมูล และมันเป็นมาตรฐานกลางที่ใช้ในระบบฐานข้อมูลต่าง ๆ โดยเป็นมาตรฐานของ </w:t>
      </w:r>
      <w:r w:rsidRPr="00103BC4">
        <w:t xml:space="preserve">ANSI </w:t>
      </w:r>
      <w:r w:rsidRPr="00103BC4">
        <w:rPr>
          <w:cs/>
        </w:rPr>
        <w:t>(</w:t>
      </w:r>
      <w:r w:rsidRPr="00103BC4">
        <w:t>American National Standard Institute</w:t>
      </w:r>
      <w:r w:rsidRPr="00103BC4">
        <w:rPr>
          <w:cs/>
        </w:rPr>
        <w:t>)</w:t>
      </w:r>
    </w:p>
    <w:p w14:paraId="11C33CB4" w14:textId="7A2F3EA2" w:rsidR="006E6C7D" w:rsidRPr="00103BC4" w:rsidRDefault="006E6C7D" w:rsidP="006E6C7D">
      <w:pPr>
        <w:ind w:firstLine="720"/>
      </w:pPr>
      <w:r w:rsidRPr="00103BC4">
        <w:t>6</w:t>
      </w:r>
      <w:r w:rsidR="00BD5BE5">
        <w:rPr>
          <w:rFonts w:hint="cs"/>
          <w:cs/>
        </w:rPr>
        <w:t xml:space="preserve">) </w:t>
      </w:r>
      <w:r w:rsidRPr="00103BC4">
        <w:rPr>
          <w:cs/>
        </w:rPr>
        <w:t xml:space="preserve">ภาษา </w:t>
      </w:r>
      <w:r w:rsidRPr="00103BC4">
        <w:t>JavaScript</w:t>
      </w:r>
    </w:p>
    <w:p w14:paraId="09FC8648" w14:textId="77777777" w:rsidR="006E6C7D" w:rsidRPr="00103BC4" w:rsidRDefault="006E6C7D" w:rsidP="006E6C7D">
      <w:r w:rsidRPr="00103BC4">
        <w:t xml:space="preserve">JavaScript </w:t>
      </w:r>
      <w:r w:rsidRPr="00103BC4">
        <w:rPr>
          <w:cs/>
        </w:rPr>
        <w:t>คือ ภาษาคอมพิวเตอร์สำหรับการเขียนโปรแกรมบนระบบอินเทอร์เน็ต ที่กำลังได้รับความนิยมอย่างสูง</w:t>
      </w:r>
      <w:r w:rsidRPr="00103BC4">
        <w:t xml:space="preserve"> Java JavaScript </w:t>
      </w:r>
      <w:r w:rsidRPr="00103BC4">
        <w:rPr>
          <w:cs/>
        </w:rPr>
        <w:t>เป็น ภาษาสคริปต์เชิงวัตถุ (ที่เรียกกันว่า "สคริปต์" (</w:t>
      </w:r>
      <w:r w:rsidRPr="00103BC4">
        <w:t>script</w:t>
      </w:r>
      <w:r w:rsidRPr="00103BC4">
        <w:rPr>
          <w:cs/>
        </w:rPr>
        <w:t xml:space="preserve">) ซึ่งในการสร้างและพัฒนาเว็บไซต์ (ใช่ร่วมกับ </w:t>
      </w:r>
      <w:r w:rsidRPr="00103BC4">
        <w:t>HTML</w:t>
      </w:r>
      <w:r w:rsidRPr="00103BC4">
        <w:rPr>
          <w:cs/>
        </w:rPr>
        <w:t>) 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103BC4">
        <w:t>interpret</w:t>
      </w:r>
      <w:r w:rsidRPr="00103BC4">
        <w:rPr>
          <w:cs/>
        </w:rPr>
        <w:t>) หรือเรียกว่า อ็อบเจ็กโอเรียลเต็ด (</w:t>
      </w:r>
      <w:r w:rsidRPr="00103BC4">
        <w:t>Object Oriented Programming</w:t>
      </w:r>
      <w:r w:rsidRPr="00103BC4">
        <w:rPr>
          <w:cs/>
        </w:rPr>
        <w:t xml:space="preserve">) ที่มีเป้าหมายในการ ออกแบบและพัฒนาโปรแกรมในระบบอินเทอร์เน็ต สำหรับผู้เขียนด้วยภาษา </w:t>
      </w:r>
      <w:r w:rsidRPr="00103BC4">
        <w:t xml:space="preserve">HTML </w:t>
      </w:r>
      <w:r w:rsidRPr="00103BC4">
        <w:rPr>
          <w:cs/>
        </w:rPr>
        <w:t xml:space="preserve">สามารถทำงานข้ามแพลตฟอร์มได้ โดยทำงานร่วมกับ </w:t>
      </w:r>
      <w:r w:rsidRPr="00337D0E">
        <w:rPr>
          <w:cs/>
        </w:rPr>
        <w:t>ภาษ</w:t>
      </w:r>
      <w:r w:rsidRPr="00094956">
        <w:rPr>
          <w:cs/>
        </w:rPr>
        <w:t>า</w:t>
      </w:r>
      <w:r w:rsidRPr="00094956">
        <w:t> </w:t>
      </w:r>
      <w:hyperlink r:id="rId26" w:tooltip="HTML คืออะไร เอชทีเอ็มแอล ภาษาคอมพิวเตอร์ที่ใช้ในการสร้างเว็บเพจ ใช้เขียนโปรแกรม ย่อมาจากอะไร::HTML คืออะไร     HTML..." w:history="1">
        <w:r w:rsidRPr="00094956">
          <w:rPr>
            <w:rStyle w:val="Hyperlink"/>
            <w:color w:val="auto"/>
            <w:u w:val="none"/>
          </w:rPr>
          <w:t>HTML </w:t>
        </w:r>
      </w:hyperlink>
      <w:r w:rsidRPr="00094956">
        <w:rPr>
          <w:cs/>
        </w:rPr>
        <w:t>และภาษา</w:t>
      </w:r>
      <w:r w:rsidRPr="00094956">
        <w:t> </w:t>
      </w:r>
      <w:hyperlink r:id="rId27" w:tooltip="Java คืออะไร จาวา คือภาษาคอมพิวเตอร์ สำหรับเขียนโปรแกรมเชิงวัตถุ::Java คืออะไร     Java หรือ..." w:history="1">
        <w:r w:rsidRPr="00094956">
          <w:rPr>
            <w:rStyle w:val="Hyperlink"/>
            <w:color w:val="auto"/>
            <w:u w:val="none"/>
          </w:rPr>
          <w:t>Java </w:t>
        </w:r>
      </w:hyperlink>
      <w:r w:rsidRPr="00103BC4">
        <w:rPr>
          <w:cs/>
        </w:rPr>
        <w:t>ได้ทั้งทางฝั่งไคลเอนต์ (</w:t>
      </w:r>
      <w:r w:rsidRPr="00103BC4">
        <w:t>Client</w:t>
      </w:r>
      <w:r w:rsidRPr="00103BC4">
        <w:rPr>
          <w:cs/>
        </w:rPr>
        <w:t>) และ ทางฝั่งเซิร์ฟเวอร์ (</w:t>
      </w:r>
      <w:r w:rsidRPr="00103BC4">
        <w:t>Server</w:t>
      </w:r>
      <w:r w:rsidRPr="00103BC4">
        <w:rPr>
          <w:cs/>
        </w:rPr>
        <w:t>)</w:t>
      </w:r>
    </w:p>
    <w:p w14:paraId="37B8372C" w14:textId="77777777" w:rsidR="006E6C7D" w:rsidRPr="00103BC4" w:rsidRDefault="006E6C7D" w:rsidP="006E6C7D">
      <w:r w:rsidRPr="00103BC4">
        <w:t> </w:t>
      </w:r>
      <w:r w:rsidRPr="00103BC4">
        <w:rPr>
          <w:cs/>
        </w:rPr>
        <w:tab/>
      </w:r>
      <w:r w:rsidRPr="00103BC4">
        <w:t xml:space="preserve">JavaScript </w:t>
      </w:r>
      <w:r w:rsidRPr="00103BC4">
        <w:rPr>
          <w:cs/>
        </w:rPr>
        <w:t>ถูกพัฒนาขึ้นโดย เน็ตสเคปคอมมิวนิเคชันส์ (</w:t>
      </w:r>
      <w:r w:rsidRPr="00103BC4">
        <w:t>Netscape Communications Corporation</w:t>
      </w:r>
      <w:r w:rsidRPr="00103BC4">
        <w:rPr>
          <w:cs/>
        </w:rPr>
        <w:t xml:space="preserve">) โดยใช้ชื่อว่า </w:t>
      </w:r>
      <w:r w:rsidRPr="00103BC4">
        <w:t xml:space="preserve">Live Script </w:t>
      </w:r>
      <w:r w:rsidRPr="00103BC4">
        <w:rPr>
          <w:cs/>
        </w:rPr>
        <w:t xml:space="preserve">ออกมาพร้อมกับ </w:t>
      </w:r>
      <w:r w:rsidRPr="00103BC4">
        <w:t>Netscape Navigator2</w:t>
      </w:r>
      <w:r w:rsidRPr="00103BC4">
        <w:rPr>
          <w:cs/>
        </w:rPr>
        <w:t>.</w:t>
      </w:r>
      <w:r w:rsidRPr="00103BC4">
        <w:t xml:space="preserve">0 </w:t>
      </w:r>
      <w:r w:rsidRPr="00103BC4">
        <w:rPr>
          <w:cs/>
        </w:rPr>
        <w:t xml:space="preserve">เพื่อใช้สร้างเว็บเพจโดยติดต่อกับเซิร์ฟเวอร์แบบ </w:t>
      </w:r>
      <w:r w:rsidRPr="00103BC4">
        <w:t xml:space="preserve">Live Wire </w:t>
      </w:r>
      <w:r w:rsidRPr="00103BC4">
        <w:rPr>
          <w:cs/>
        </w:rPr>
        <w:t xml:space="preserve">ต่อมาเน็ตสเคปจึงได้ร่วมมือกับ บริษัทซันไมโครซิสเต็มส์ปรับปรุงระบบของบราวเซอร์เพื่อให้สามารถติดต่อใช้งานกับภาษาจาวาได้ และได้ปรับปรุง </w:t>
      </w:r>
      <w:r w:rsidRPr="00103BC4">
        <w:t xml:space="preserve">LiveScript </w:t>
      </w:r>
      <w:r w:rsidRPr="00103BC4">
        <w:rPr>
          <w:cs/>
        </w:rPr>
        <w:t xml:space="preserve">ใหม่เมื่อ ปี </w:t>
      </w:r>
      <w:r w:rsidRPr="00103BC4">
        <w:t xml:space="preserve">2538 </w:t>
      </w:r>
      <w:r w:rsidRPr="00103BC4">
        <w:rPr>
          <w:cs/>
        </w:rPr>
        <w:t xml:space="preserve">แล้วตั้งชื่อใหม่ว่า </w:t>
      </w:r>
      <w:r w:rsidRPr="00103BC4">
        <w:t xml:space="preserve">JavaScript JavaScript </w:t>
      </w:r>
      <w:r w:rsidRPr="00103BC4">
        <w:rPr>
          <w:cs/>
        </w:rPr>
        <w:t xml:space="preserve"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</w:t>
      </w:r>
      <w:r w:rsidRPr="00103BC4">
        <w:rPr>
          <w:rFonts w:hint="cs"/>
          <w:cs/>
        </w:rPr>
        <w:t>หรือการกรอกแบบฟอร์ม</w:t>
      </w:r>
      <w:r w:rsidRPr="00103BC4">
        <w:rPr>
          <w:cs/>
        </w:rPr>
        <w:t xml:space="preserve"> </w:t>
      </w:r>
      <w:r w:rsidRPr="00103BC4">
        <w:rPr>
          <w:rFonts w:hint="cs"/>
          <w:cs/>
        </w:rPr>
        <w:t>เป็นต้น</w:t>
      </w:r>
      <w:r w:rsidRPr="00103BC4">
        <w:t xml:space="preserve">     </w:t>
      </w:r>
    </w:p>
    <w:p w14:paraId="3129639C" w14:textId="709070FF" w:rsidR="006E6C7D" w:rsidRDefault="006E6C7D" w:rsidP="006E6C7D">
      <w:pPr>
        <w:ind w:firstLine="720"/>
      </w:pPr>
      <w:r w:rsidRPr="00103BC4">
        <w:rPr>
          <w:cs/>
        </w:rPr>
        <w:t xml:space="preserve">เนื่องจาก </w:t>
      </w:r>
      <w:r w:rsidRPr="00103BC4">
        <w:t xml:space="preserve">JavaScript </w:t>
      </w:r>
      <w:r w:rsidRPr="00103BC4">
        <w:rPr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103BC4">
        <w:t xml:space="preserve">ECMA </w:t>
      </w:r>
      <w:r w:rsidRPr="00103BC4">
        <w:rPr>
          <w:cs/>
        </w:rPr>
        <w:t xml:space="preserve">การทำงานของ </w:t>
      </w:r>
      <w:r w:rsidRPr="00103BC4">
        <w:t xml:space="preserve">JavaScript </w:t>
      </w:r>
      <w:r w:rsidRPr="00103BC4">
        <w:rPr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103BC4">
        <w:t>client</w:t>
      </w:r>
      <w:r w:rsidRPr="00103BC4">
        <w:rPr>
          <w:cs/>
        </w:rPr>
        <w:t>-</w:t>
      </w:r>
      <w:r w:rsidRPr="00103BC4">
        <w:t>side script</w:t>
      </w:r>
      <w:r w:rsidRPr="00103BC4">
        <w:rPr>
          <w:cs/>
        </w:rPr>
        <w:t xml:space="preserve">) ดังนั้น </w:t>
      </w:r>
      <w:r w:rsidRPr="00103BC4">
        <w:t xml:space="preserve">JavaScript </w:t>
      </w:r>
      <w:r w:rsidRPr="00103BC4">
        <w:rPr>
          <w:cs/>
        </w:rPr>
        <w:t xml:space="preserve">จึงสามารถทำงานได้ เฉพาะบนบราวเซอร์ที่สนับสนุน  </w:t>
      </w:r>
      <w:r w:rsidRPr="00103BC4">
        <w:rPr>
          <w:rFonts w:hint="cs"/>
          <w:cs/>
        </w:rPr>
        <w:t xml:space="preserve">        </w:t>
      </w:r>
      <w:r w:rsidRPr="00103BC4">
        <w:rPr>
          <w:cs/>
        </w:rPr>
        <w:t xml:space="preserve">สิ่งที่ต้องระวังคือ </w:t>
      </w:r>
      <w:r w:rsidRPr="00103BC4">
        <w:t xml:space="preserve">JavaScript </w:t>
      </w:r>
      <w:r w:rsidRPr="00103BC4">
        <w:rPr>
          <w:cs/>
        </w:rPr>
        <w:t xml:space="preserve">มีการพัฒนาเป็นเวอร์ชั่นใหม่ๆออกมาด้วย (ปัจจุบันคือรุ่น </w:t>
      </w:r>
      <w:r w:rsidRPr="00103BC4">
        <w:t>1</w:t>
      </w:r>
      <w:r w:rsidRPr="00103BC4">
        <w:rPr>
          <w:cs/>
        </w:rPr>
        <w:t>.</w:t>
      </w:r>
      <w:r w:rsidRPr="00103BC4">
        <w:t>5</w:t>
      </w:r>
      <w:r w:rsidRPr="00103BC4">
        <w:rPr>
          <w:cs/>
        </w:rPr>
        <w:t xml:space="preserve">) ดังนั้น ถ้านำโค้ดของเวอร์ชั่นใหม่ ไปรันบนบราวเซอร์รุ่นเก่าที่ยังไม่สนับสนุน ก็อาจจะทำให้เกิด </w:t>
      </w:r>
      <w:r w:rsidRPr="00103BC4">
        <w:t xml:space="preserve">error </w:t>
      </w:r>
      <w:r w:rsidRPr="00103BC4">
        <w:rPr>
          <w:cs/>
        </w:rPr>
        <w:t>ได้</w:t>
      </w:r>
    </w:p>
    <w:p w14:paraId="6D7CEEE5" w14:textId="77777777" w:rsidR="007360D3" w:rsidRPr="007360D3" w:rsidRDefault="007360D3" w:rsidP="007360D3">
      <w:pPr>
        <w:pStyle w:val="ListParagraph"/>
        <w:keepNext/>
        <w:keepLines/>
        <w:numPr>
          <w:ilvl w:val="1"/>
          <w:numId w:val="1"/>
        </w:numPr>
        <w:spacing w:before="320" w:line="240" w:lineRule="auto"/>
        <w:contextualSpacing w:val="0"/>
        <w:jc w:val="left"/>
        <w:outlineLvl w:val="1"/>
        <w:rPr>
          <w:rFonts w:cs="TH SarabunPSK"/>
          <w:b/>
          <w:bCs/>
          <w:vanish/>
          <w:sz w:val="36"/>
          <w:szCs w:val="36"/>
          <w:cs/>
        </w:rPr>
      </w:pPr>
    </w:p>
    <w:p w14:paraId="30172E24" w14:textId="77777777" w:rsidR="007360D3" w:rsidRPr="007360D3" w:rsidRDefault="007360D3" w:rsidP="007360D3">
      <w:pPr>
        <w:pStyle w:val="ListParagraph"/>
        <w:keepNext/>
        <w:keepLines/>
        <w:numPr>
          <w:ilvl w:val="2"/>
          <w:numId w:val="1"/>
        </w:numPr>
        <w:spacing w:line="240" w:lineRule="auto"/>
        <w:contextualSpacing w:val="0"/>
        <w:jc w:val="left"/>
        <w:outlineLvl w:val="2"/>
        <w:rPr>
          <w:rFonts w:cs="TH SarabunPSK"/>
          <w:b/>
          <w:bCs/>
          <w:vanish/>
          <w:sz w:val="36"/>
          <w:szCs w:val="36"/>
          <w:cs/>
        </w:rPr>
      </w:pPr>
    </w:p>
    <w:p w14:paraId="704BCCB0" w14:textId="0901010B" w:rsidR="000234D7" w:rsidRPr="00103BC4" w:rsidRDefault="007360D3" w:rsidP="00C31ABA">
      <w:pPr>
        <w:pStyle w:val="Heading3"/>
      </w:pPr>
      <w:r>
        <w:rPr>
          <w:rFonts w:hint="cs"/>
          <w:cs/>
        </w:rPr>
        <w:t>ซอฟต์แวร์ที่ใช้ในการพัฒนา</w:t>
      </w:r>
    </w:p>
    <w:p w14:paraId="306DC7D4" w14:textId="77777777" w:rsidR="006E6C7D" w:rsidRDefault="006E6C7D" w:rsidP="006E6C7D">
      <w:pPr>
        <w:ind w:firstLine="720"/>
      </w:pPr>
      <w:r w:rsidRPr="005B2BA8">
        <w:rPr>
          <w:rFonts w:hint="cs"/>
          <w:cs/>
        </w:rPr>
        <w:t xml:space="preserve">สำหรับการปฏิบัติงานสหกิจศึกษาทางแผนก/ฝ่ายทรัพยากรมนุษย์ ในส่วนงาน </w:t>
      </w:r>
      <w:r w:rsidRPr="005B2BA8">
        <w:t xml:space="preserve">Human Resource Information System </w:t>
      </w:r>
      <w:r w:rsidRPr="005B2BA8">
        <w:rPr>
          <w:rFonts w:hint="cs"/>
          <w:cs/>
        </w:rPr>
        <w:t>(</w:t>
      </w:r>
      <w:r w:rsidRPr="005B2BA8">
        <w:t>HRIS</w:t>
      </w:r>
      <w:r w:rsidRPr="005B2BA8">
        <w:rPr>
          <w:rFonts w:hint="cs"/>
          <w:cs/>
        </w:rPr>
        <w:t>) ได้จัดเตรียมเครื่องคอมพิวเตอร์ไว้ให้นิสิตผู้ปฏิบัติงานสหกิจ โดยมีกฎข้อบังคับให้ใช้ซอฟต์แวร์ของทางองค์กรเท่านั้นมีรายละเอียดดังนี้</w:t>
      </w:r>
      <w:r w:rsidRPr="005B2BA8">
        <w:rPr>
          <w:cs/>
        </w:rPr>
        <w:t xml:space="preserve"> </w:t>
      </w:r>
    </w:p>
    <w:p w14:paraId="20B33D7F" w14:textId="62D8EB80" w:rsidR="006E6C7D" w:rsidRDefault="00094956" w:rsidP="00094956">
      <w:pPr>
        <w:pStyle w:val="ListParagraph"/>
        <w:numPr>
          <w:ilvl w:val="0"/>
          <w:numId w:val="19"/>
        </w:numPr>
        <w:spacing w:before="0"/>
        <w:ind w:hanging="153"/>
      </w:pPr>
      <w:r>
        <w:rPr>
          <w:rFonts w:hint="cs"/>
          <w:cs/>
        </w:rPr>
        <w:t xml:space="preserve">) </w:t>
      </w:r>
      <w:r w:rsidR="006E6C7D" w:rsidRPr="00A17416">
        <w:t>Notepad</w:t>
      </w:r>
      <w:r w:rsidR="006E6C7D" w:rsidRPr="00094956">
        <w:rPr>
          <w:rFonts w:cs="TH SarabunPSK"/>
          <w:szCs w:val="32"/>
          <w:cs/>
        </w:rPr>
        <w:t>++</w:t>
      </w:r>
    </w:p>
    <w:p w14:paraId="174AFBC5" w14:textId="77777777" w:rsidR="006E6C7D" w:rsidRPr="00A17416" w:rsidRDefault="006E6C7D" w:rsidP="006E6C7D">
      <w:pPr>
        <w:ind w:firstLine="720"/>
      </w:pPr>
      <w:r w:rsidRPr="00A17416">
        <w:lastRenderedPageBreak/>
        <w:t>Notepad</w:t>
      </w:r>
      <w:r w:rsidRPr="00A17416">
        <w:rPr>
          <w:cs/>
        </w:rPr>
        <w:t xml:space="preserve">++ </w:t>
      </w:r>
      <w:r>
        <w:rPr>
          <w:rFonts w:hint="cs"/>
          <w:cs/>
        </w:rPr>
        <w:t>คือ</w:t>
      </w:r>
      <w:r w:rsidRPr="00A17416">
        <w:rPr>
          <w:cs/>
        </w:rPr>
        <w:t xml:space="preserve">โปรแกรมประเภท </w:t>
      </w:r>
      <w:r w:rsidRPr="00A17416">
        <w:t xml:space="preserve">Text Editor </w:t>
      </w:r>
      <w:r w:rsidRPr="00A17416">
        <w:rPr>
          <w:cs/>
        </w:rPr>
        <w:t>เป็นซอฟ</w:t>
      </w:r>
      <w:r>
        <w:rPr>
          <w:rFonts w:hint="cs"/>
          <w:cs/>
        </w:rPr>
        <w:t>ต์</w:t>
      </w:r>
      <w:r w:rsidRPr="00A17416">
        <w:rPr>
          <w:cs/>
        </w:rPr>
        <w:t xml:space="preserve">แวร์ประเภท </w:t>
      </w:r>
      <w:r w:rsidRPr="00A17416">
        <w:t xml:space="preserve">Open Source </w:t>
      </w:r>
      <w:r w:rsidRPr="00A17416">
        <w:rPr>
          <w:cs/>
        </w:rPr>
        <w:t xml:space="preserve">สามารถนำไปใช้งานได้ฟรีๆ หรือจะนำ </w:t>
      </w:r>
      <w:r w:rsidRPr="00A17416">
        <w:t xml:space="preserve">source code </w:t>
      </w:r>
      <w:r w:rsidRPr="00A17416">
        <w:rPr>
          <w:cs/>
        </w:rPr>
        <w:t xml:space="preserve">ไปพัฒนาต่อก็ได้ </w:t>
      </w:r>
      <w:r w:rsidRPr="00A17416">
        <w:t>Notepad</w:t>
      </w:r>
      <w:r w:rsidRPr="00A17416">
        <w:rPr>
          <w:cs/>
        </w:rPr>
        <w:t>++</w:t>
      </w:r>
      <w:r w:rsidRPr="00A17416">
        <w:t xml:space="preserve">  </w:t>
      </w:r>
      <w:r w:rsidRPr="00A17416">
        <w:rPr>
          <w:cs/>
        </w:rPr>
        <w:t>เป็นโปรแกรมสำหรับการเปิด</w:t>
      </w:r>
      <w:r>
        <w:rPr>
          <w:rFonts w:hint="cs"/>
          <w:cs/>
        </w:rPr>
        <w:t xml:space="preserve"> </w:t>
      </w:r>
      <w:r w:rsidRPr="00A17416">
        <w:rPr>
          <w:cs/>
        </w:rPr>
        <w:t xml:space="preserve">สร้าง และแก้ไข </w:t>
      </w:r>
      <w:r w:rsidRPr="00A17416">
        <w:t xml:space="preserve">source code </w:t>
      </w:r>
      <w:r w:rsidRPr="00A17416">
        <w:rPr>
          <w:cs/>
        </w:rPr>
        <w:t xml:space="preserve">สำหรับนักพัฒนาโปรแกรม </w:t>
      </w:r>
      <w:r w:rsidRPr="00A17416">
        <w:t>Notepad</w:t>
      </w:r>
      <w:r w:rsidRPr="00A17416">
        <w:rPr>
          <w:cs/>
        </w:rPr>
        <w:t xml:space="preserve">++ ถูกสร้างขึ้นมาให้ใช้งานแทน </w:t>
      </w:r>
      <w:r w:rsidRPr="00A17416">
        <w:t xml:space="preserve">Notepad </w:t>
      </w:r>
      <w:r w:rsidRPr="00A17416">
        <w:rPr>
          <w:cs/>
        </w:rPr>
        <w:t xml:space="preserve">รองรับการทำงานบนระบบปฏิบัติการ </w:t>
      </w:r>
      <w:r w:rsidRPr="00A17416">
        <w:t xml:space="preserve">MS Windows </w:t>
      </w:r>
      <w:r w:rsidRPr="00A17416">
        <w:rPr>
          <w:cs/>
        </w:rPr>
        <w:t xml:space="preserve">โดยการใช้งานเป็นไปตาม </w:t>
      </w:r>
      <w:r w:rsidRPr="00A17416">
        <w:t>GPL License</w:t>
      </w:r>
    </w:p>
    <w:p w14:paraId="25CF3E03" w14:textId="5EDB73BA" w:rsidR="00094956" w:rsidRDefault="00094956" w:rsidP="00094956">
      <w:pPr>
        <w:pStyle w:val="ListParagraph"/>
        <w:numPr>
          <w:ilvl w:val="0"/>
          <w:numId w:val="19"/>
        </w:numPr>
        <w:spacing w:before="0"/>
        <w:ind w:hanging="153"/>
      </w:pPr>
      <w:r>
        <w:rPr>
          <w:rFonts w:hint="cs"/>
          <w:cs/>
        </w:rPr>
        <w:t xml:space="preserve">) </w:t>
      </w:r>
      <w:r w:rsidRPr="00A17416">
        <w:t>Micro</w:t>
      </w:r>
      <w:r>
        <w:t>soft Word</w:t>
      </w:r>
    </w:p>
    <w:p w14:paraId="278AC55C" w14:textId="77777777" w:rsidR="006E6C7D" w:rsidRPr="00A17416" w:rsidRDefault="006E6C7D" w:rsidP="006E6C7D">
      <w:pPr>
        <w:ind w:firstLine="720"/>
      </w:pPr>
      <w:r w:rsidRPr="00A17416">
        <w:rPr>
          <w:cs/>
        </w:rPr>
        <w:t>โปรแกรมไมโครซอฟต์</w:t>
      </w:r>
      <w:r w:rsidRPr="00A17416">
        <w:rPr>
          <w:rFonts w:hint="cs"/>
          <w:cs/>
        </w:rPr>
        <w:t>เวิร์ค</w:t>
      </w:r>
      <w:r w:rsidRPr="00A17416">
        <w:rPr>
          <w:cs/>
        </w:rPr>
        <w:t xml:space="preserve"> ซึ่งเป็นโปรแกรมประมวลผลคำแบบพิเศษ ช่วยให้สร้างเอกสารแบบมืออาชีพอย่างมีประสิทธิภาพและประหยัด เช่น เหมาะกับงานด้านการพิมพ์เอกสารทุกชนิด สามารถพิมพ์เอกสารออกมาเป็นชุด ๆ ซึ่งเอกสารอาจเป็นจดหมาย บันทึกข้อความ</w:t>
      </w:r>
      <w:r w:rsidRPr="00A17416">
        <w:t> </w:t>
      </w:r>
      <w:r w:rsidRPr="00A17416">
        <w:rPr>
          <w:cs/>
        </w:rPr>
        <w:t>รายงาน บทความ ประวัติย่อ และยังสามารถตรวจสอบ ทบทวน แก้ไข ปรับปรุงความถูกต้องในการพิมพ์เอกสารได้อย่างง่ายดาย สามารถตรวจสอบ สะกดคำ และหลักไวยากรณ์ เพิ่มตาราง เพิ่มกราฟิก ในเอกสารได้อย่างง่ายดาย หรือเพิ่มเติมข้อมูลได้ตลอดเวลา สามารถใช้ลักษณะของการจัดพิมพ์ด้วยคอมพิวเตอร์แบบตั้งโต๊ะ (</w:t>
      </w:r>
      <w:r w:rsidRPr="00A17416">
        <w:t>Desktop Publishing</w:t>
      </w:r>
      <w:r w:rsidRPr="00A17416">
        <w:rPr>
          <w:cs/>
        </w:rPr>
        <w:t>)</w:t>
      </w:r>
      <w:r w:rsidRPr="00A17416">
        <w:t> </w:t>
      </w:r>
      <w:r w:rsidRPr="00A17416">
        <w:rPr>
          <w:cs/>
        </w:rPr>
        <w:t>เพื่อสร้างโบชัวร์ (</w:t>
      </w:r>
      <w:r w:rsidRPr="00A17416">
        <w:t>Brochures</w:t>
      </w:r>
      <w:r w:rsidRPr="00A17416">
        <w:rPr>
          <w:cs/>
        </w:rPr>
        <w:t>)</w:t>
      </w:r>
      <w:r w:rsidRPr="00A17416">
        <w:t> </w:t>
      </w:r>
      <w:r w:rsidRPr="00A17416">
        <w:rPr>
          <w:cs/>
        </w:rPr>
        <w:t>ด้านสื่อโฆษณา (</w:t>
      </w:r>
      <w:r w:rsidRPr="00A17416">
        <w:t>Advertisements</w:t>
      </w:r>
      <w:r w:rsidRPr="00A17416">
        <w:rPr>
          <w:cs/>
        </w:rPr>
        <w:t>)</w:t>
      </w:r>
      <w:r w:rsidRPr="00A17416">
        <w:t> </w:t>
      </w:r>
      <w:r w:rsidRPr="00A17416">
        <w:rPr>
          <w:cs/>
        </w:rPr>
        <w:t>และจดหมายข่าว (</w:t>
      </w:r>
      <w:r w:rsidRPr="00A17416">
        <w:t>Newsletters</w:t>
      </w:r>
      <w:r w:rsidRPr="00A17416">
        <w:rPr>
          <w:cs/>
        </w:rPr>
        <w:t>)</w:t>
      </w:r>
      <w:r w:rsidRPr="00A17416">
        <w:t> </w:t>
      </w:r>
      <w:r w:rsidRPr="00A17416">
        <w:rPr>
          <w:cs/>
        </w:rPr>
        <w:t>ได้ด้วยโปรแกรมประมวลผลคำ (</w:t>
      </w:r>
      <w:r w:rsidRPr="00A17416">
        <w:t>word Processor</w:t>
      </w:r>
      <w:r w:rsidRPr="00A17416">
        <w:rPr>
          <w:cs/>
        </w:rPr>
        <w:t>)</w:t>
      </w:r>
    </w:p>
    <w:p w14:paraId="1A3D49BC" w14:textId="45852DC9" w:rsidR="00094956" w:rsidRDefault="00094956" w:rsidP="00094956">
      <w:pPr>
        <w:pStyle w:val="ListParagraph"/>
        <w:numPr>
          <w:ilvl w:val="0"/>
          <w:numId w:val="19"/>
        </w:numPr>
        <w:spacing w:before="0"/>
        <w:ind w:hanging="153"/>
      </w:pPr>
      <w:r>
        <w:rPr>
          <w:rFonts w:hint="cs"/>
          <w:cs/>
        </w:rPr>
        <w:t xml:space="preserve">) </w:t>
      </w:r>
      <w:r w:rsidRPr="00A17416">
        <w:t>Micro</w:t>
      </w:r>
      <w:r>
        <w:t xml:space="preserve">soft </w:t>
      </w:r>
      <w:r w:rsidRPr="00A17416">
        <w:t>PowerPoint</w:t>
      </w:r>
    </w:p>
    <w:p w14:paraId="60B812E4" w14:textId="77777777" w:rsidR="006E6C7D" w:rsidRDefault="006E6C7D" w:rsidP="006E6C7D">
      <w:pPr>
        <w:ind w:firstLine="720"/>
      </w:pPr>
      <w:r w:rsidRPr="00A17416">
        <w:rPr>
          <w:cs/>
        </w:rPr>
        <w:t>โปรแกรม</w:t>
      </w:r>
      <w:r w:rsidRPr="00A17416">
        <w:t> Microsoft PowerPoint  </w:t>
      </w:r>
      <w:r w:rsidRPr="00A17416">
        <w:rPr>
          <w:rFonts w:hint="cs"/>
          <w:cs/>
        </w:rPr>
        <w:t>เป็นโปรแกรมสั่งงานคอมพิวเตอร์ที่ถูกออกแบบมาให้ใช้กับงานด้าน การนำเสนอเรื่องราวต่าง</w:t>
      </w:r>
      <w:r>
        <w:rPr>
          <w:rFonts w:hint="cs"/>
          <w:cs/>
        </w:rPr>
        <w:t xml:space="preserve"> </w:t>
      </w:r>
      <w:r w:rsidRPr="00A17416">
        <w:rPr>
          <w:rFonts w:hint="cs"/>
          <w:cs/>
        </w:rPr>
        <w:t>ๆ (</w:t>
      </w:r>
      <w:r w:rsidRPr="00A17416">
        <w:t>Presentation</w:t>
      </w:r>
      <w:r w:rsidRPr="00A17416">
        <w:rPr>
          <w:cs/>
        </w:rPr>
        <w:t>)</w:t>
      </w:r>
      <w:r w:rsidRPr="00A17416">
        <w:t> </w:t>
      </w:r>
      <w:r w:rsidRPr="00A17416">
        <w:rPr>
          <w:rFonts w:hint="cs"/>
          <w:cs/>
        </w:rPr>
        <w:t>ในลักษณะคล้ายๆกับการฉายสไลด์ (</w:t>
      </w:r>
      <w:r w:rsidRPr="00A17416">
        <w:t>Slide Show</w:t>
      </w:r>
      <w:r w:rsidRPr="00A17416">
        <w:rPr>
          <w:cs/>
        </w:rPr>
        <w:t>)</w:t>
      </w:r>
      <w:r w:rsidRPr="00A17416">
        <w:t> </w:t>
      </w:r>
      <w:r w:rsidRPr="00A17416">
        <w:rPr>
          <w:rFonts w:hint="cs"/>
          <w:cs/>
        </w:rPr>
        <w:t>โดยเราสามารถใช้คำสั่งของ</w:t>
      </w:r>
      <w:r w:rsidRPr="00A17416">
        <w:rPr>
          <w:rFonts w:hint="cs"/>
        </w:rPr>
        <w:t> </w:t>
      </w:r>
      <w:r w:rsidRPr="00A17416">
        <w:t>PowerPoint </w:t>
      </w:r>
      <w:r w:rsidRPr="00A17416">
        <w:rPr>
          <w:rFonts w:hint="cs"/>
          <w:cs/>
        </w:rPr>
        <w:t>สร้างแผ่นสไลด์ที่มีรูปภาพและข้อความบรรยายเรื่องราวที่ต้องการจะนำเสนอได้อย่างรวดเร็ว พร้อมทั้งกำหนดลักษณะแสงเงา และลวดลายสีพื้นให้สไลด์แต่ละแผ่นมีความสวยงามน่าสนใจยิ่งขึ้น นอกจากนี้เรายังสามารถกำหนดรูปแบบการฉายสไลด์แต่ละแผ่น อย่างต่อเนื่อง และใช้เทคนิคพิเศษในการแสดงข้อความแต่ละบรรทัด เพื่อให้ผู้ชมการฉายสไลด์ค่อย ๆ เห็นข้อความบรรยายและภาพเหล่านี้ทีละขั้น ๆ อย่างต่อเนื่องกันเป็นเรื่องราวตามระยะเวลาที่เรากำหนดไว้</w:t>
      </w:r>
    </w:p>
    <w:p w14:paraId="1908CD6A" w14:textId="34DCE92B" w:rsidR="00094956" w:rsidRDefault="00094956" w:rsidP="00094956">
      <w:pPr>
        <w:pStyle w:val="ListParagraph"/>
        <w:numPr>
          <w:ilvl w:val="0"/>
          <w:numId w:val="19"/>
        </w:numPr>
        <w:spacing w:before="0"/>
        <w:ind w:hanging="153"/>
      </w:pPr>
      <w:r>
        <w:rPr>
          <w:rFonts w:hint="cs"/>
          <w:cs/>
        </w:rPr>
        <w:t xml:space="preserve">) </w:t>
      </w:r>
      <w:r w:rsidRPr="00A17416">
        <w:t>Micro</w:t>
      </w:r>
      <w:r>
        <w:t>soft Excel</w:t>
      </w:r>
    </w:p>
    <w:p w14:paraId="3D7FDB4E" w14:textId="4A8E8521" w:rsidR="006E6C7D" w:rsidRDefault="006E6C7D" w:rsidP="006E6C7D">
      <w:pPr>
        <w:ind w:firstLine="720"/>
      </w:pPr>
      <w:r w:rsidRPr="00A17416">
        <w:rPr>
          <w:rFonts w:hint="cs"/>
          <w:cs/>
        </w:rPr>
        <w:t>เ</w:t>
      </w:r>
      <w:r w:rsidRPr="00A17416">
        <w:rPr>
          <w:cs/>
        </w:rPr>
        <w:t xml:space="preserve">ป็นโปรแกรมประเภท </w:t>
      </w:r>
      <w:r w:rsidRPr="00A17416">
        <w:t xml:space="preserve">Spreadsheet </w:t>
      </w:r>
      <w:r w:rsidRPr="00A17416">
        <w:rPr>
          <w:cs/>
        </w:rPr>
        <w:t>หรือตารางคํานวณอิเล็กทรอนิกส์</w:t>
      </w:r>
      <w:r w:rsidRPr="00A17416">
        <w:t> </w:t>
      </w:r>
      <w:r w:rsidRPr="00A17416">
        <w:rPr>
          <w:cs/>
        </w:rPr>
        <w:t>ซึ่งออกแบบม</w:t>
      </w:r>
      <w:r>
        <w:rPr>
          <w:rFonts w:hint="cs"/>
          <w:cs/>
        </w:rPr>
        <w:t>า</w:t>
      </w:r>
      <w:r w:rsidRPr="00A17416">
        <w:rPr>
          <w:cs/>
        </w:rPr>
        <w:t>ส</w:t>
      </w:r>
      <w:r>
        <w:rPr>
          <w:rFonts w:hint="cs"/>
          <w:cs/>
        </w:rPr>
        <w:t>ำหรับ</w:t>
      </w:r>
      <w:r w:rsidRPr="00A17416">
        <w:rPr>
          <w:cs/>
        </w:rPr>
        <w:t xml:space="preserve">บันทึกวิเคราะห์ และแสดงข้อมูลเกี่ยวกับตัวเลขได้อย่างมีประสิทธิภาพ ทั้งในรูปแบบของแผนภาพ หรือรายงาน ซึ่งโปรแกรม </w:t>
      </w:r>
      <w:r w:rsidRPr="00A17416">
        <w:t xml:space="preserve">Microsoft Excel </w:t>
      </w:r>
      <w:r w:rsidRPr="00A17416">
        <w:rPr>
          <w:cs/>
        </w:rPr>
        <w:t>ยังมีความสามารถในการจัดรูปแบบเอกสารได้</w:t>
      </w:r>
      <w:r w:rsidRPr="00D84A40">
        <w:rPr>
          <w:cs/>
        </w:rPr>
        <w:t>สวยงาม และง่ายดายไม่แพ้โปรแกรมอื่น</w:t>
      </w:r>
      <w:r>
        <w:rPr>
          <w:rFonts w:hint="cs"/>
          <w:cs/>
        </w:rPr>
        <w:t xml:space="preserve"> </w:t>
      </w:r>
      <w:r w:rsidRPr="00D84A40">
        <w:rPr>
          <w:cs/>
        </w:rPr>
        <w:t>ๆ</w:t>
      </w:r>
    </w:p>
    <w:p w14:paraId="58961C14" w14:textId="5170DFBA" w:rsidR="006E6C7D" w:rsidRDefault="006E6C7D" w:rsidP="006E6C7D">
      <w:pPr>
        <w:ind w:firstLine="720"/>
      </w:pPr>
      <w:r w:rsidRPr="0062374A">
        <w:rPr>
          <w:cs/>
        </w:rPr>
        <w:lastRenderedPageBreak/>
        <w:t xml:space="preserve">การบันทึกขอมูลลงในโปรแกรม </w:t>
      </w:r>
      <w:r w:rsidRPr="0062374A">
        <w:t xml:space="preserve">Microsoft Excel </w:t>
      </w:r>
      <w:r w:rsidRPr="0062374A">
        <w:rPr>
          <w:cs/>
        </w:rPr>
        <w:t xml:space="preserve">จะบันทึกลงในช่องที่เรียกว่า </w:t>
      </w:r>
      <w:r w:rsidRPr="0062374A">
        <w:t>Cell</w:t>
      </w:r>
      <w:r w:rsidRPr="0062374A">
        <w:rPr>
          <w:cs/>
        </w:rPr>
        <w:t xml:space="preserve"> โดยแต่ละเซลล์ จะอยู่ตารางซึ่งประกอบไปด้วย </w:t>
      </w:r>
      <w:r w:rsidRPr="0062374A">
        <w:t xml:space="preserve">Row </w:t>
      </w:r>
      <w:r w:rsidRPr="0062374A">
        <w:rPr>
          <w:cs/>
        </w:rPr>
        <w:t xml:space="preserve">(แถว) และ </w:t>
      </w:r>
      <w:r w:rsidRPr="0062374A">
        <w:t xml:space="preserve">Column </w:t>
      </w:r>
      <w:r w:rsidRPr="0062374A">
        <w:rPr>
          <w:cs/>
        </w:rPr>
        <w:t xml:space="preserve">(คอลัมน์) ซึ่งตารางในแต่ละตารางเราเรียกว่า </w:t>
      </w:r>
      <w:r w:rsidRPr="0062374A">
        <w:t xml:space="preserve">Worksheet </w:t>
      </w:r>
      <w:r w:rsidRPr="0062374A">
        <w:rPr>
          <w:cs/>
        </w:rPr>
        <w:t xml:space="preserve">และ </w:t>
      </w:r>
      <w:r w:rsidRPr="0062374A">
        <w:t xml:space="preserve">Worksheet </w:t>
      </w:r>
      <w:r w:rsidRPr="0062374A">
        <w:rPr>
          <w:cs/>
        </w:rPr>
        <w:t xml:space="preserve">หลายๆ </w:t>
      </w:r>
      <w:r w:rsidRPr="0062374A">
        <w:t xml:space="preserve">Worksheet </w:t>
      </w:r>
      <w:r w:rsidRPr="0062374A">
        <w:rPr>
          <w:cs/>
        </w:rPr>
        <w:t xml:space="preserve">รวมกันเราจะเรียกว่า </w:t>
      </w:r>
      <w:r w:rsidRPr="0062374A">
        <w:t xml:space="preserve">Workbook </w:t>
      </w:r>
      <w:r w:rsidRPr="0062374A">
        <w:br/>
      </w:r>
      <w:r w:rsidRPr="00A17416">
        <w:t>         </w:t>
      </w:r>
      <w:r w:rsidRPr="00A17416">
        <w:rPr>
          <w:cs/>
        </w:rPr>
        <w:t xml:space="preserve">โปรแกรม </w:t>
      </w:r>
      <w:r w:rsidRPr="00A17416">
        <w:t xml:space="preserve">Excel </w:t>
      </w:r>
      <w:r w:rsidRPr="00A17416">
        <w:rPr>
          <w:cs/>
        </w:rPr>
        <w:t>ช่วยให้</w:t>
      </w:r>
      <w:r>
        <w:rPr>
          <w:rFonts w:hint="cs"/>
          <w:cs/>
        </w:rPr>
        <w:t>คำนวณ</w:t>
      </w:r>
      <w:r w:rsidRPr="00A17416">
        <w:rPr>
          <w:cs/>
        </w:rPr>
        <w:t xml:space="preserve">ตัวเลขในตารางได้ง่าย ๆ ตั้งแต่คณิตศาสตร์ขั้นพื้นฐานไปจนถึงสูตรทางการเงินที่ซับซ้อน และยังสามารถใช้ </w:t>
      </w:r>
      <w:r w:rsidRPr="00A17416">
        <w:t xml:space="preserve">Excel </w:t>
      </w:r>
      <w:r w:rsidRPr="00A17416">
        <w:rPr>
          <w:cs/>
        </w:rPr>
        <w:t>ในการจัดกลุ่มข้อมูล วิเคราะห์ข้อมูล สร้างรายงาน</w:t>
      </w:r>
      <w:r w:rsidRPr="00A17416">
        <w:t> </w:t>
      </w:r>
      <w:r w:rsidRPr="00A17416">
        <w:rPr>
          <w:cs/>
        </w:rPr>
        <w:t>และสร้างแผนภูมิ</w:t>
      </w:r>
      <w:r>
        <w:rPr>
          <w:rFonts w:hint="cs"/>
          <w:cs/>
        </w:rPr>
        <w:t xml:space="preserve"> เป้นต้น</w:t>
      </w:r>
    </w:p>
    <w:p w14:paraId="6509262A" w14:textId="6DC98496" w:rsidR="00094956" w:rsidRDefault="00094956" w:rsidP="00094956">
      <w:pPr>
        <w:pStyle w:val="ListParagraph"/>
        <w:numPr>
          <w:ilvl w:val="0"/>
          <w:numId w:val="19"/>
        </w:numPr>
        <w:spacing w:before="0"/>
        <w:ind w:hanging="153"/>
      </w:pPr>
      <w:r>
        <w:rPr>
          <w:rFonts w:hint="cs"/>
          <w:cs/>
        </w:rPr>
        <w:t xml:space="preserve">) </w:t>
      </w:r>
      <w:r>
        <w:t>Adobe XD</w:t>
      </w:r>
    </w:p>
    <w:p w14:paraId="04B09673" w14:textId="77777777" w:rsidR="006E6C7D" w:rsidRDefault="006E6C7D" w:rsidP="006E6C7D">
      <w:pPr>
        <w:ind w:firstLine="720"/>
      </w:pPr>
      <w:r w:rsidRPr="00353B29">
        <w:t xml:space="preserve">Adobe XD </w:t>
      </w:r>
      <w:r w:rsidRPr="00353B29">
        <w:rPr>
          <w:cs/>
        </w:rPr>
        <w:t xml:space="preserve">มาจาก </w:t>
      </w:r>
      <w:r w:rsidRPr="00353B29">
        <w:t xml:space="preserve">eXperience Design </w:t>
      </w:r>
      <w:r w:rsidRPr="00353B29">
        <w:rPr>
          <w:cs/>
        </w:rPr>
        <w:t xml:space="preserve">เป็นโปรแกรมในเครือ </w:t>
      </w:r>
      <w:r w:rsidRPr="00353B29">
        <w:t xml:space="preserve">Adobe </w:t>
      </w:r>
      <w:r w:rsidRPr="00353B29">
        <w:rPr>
          <w:cs/>
        </w:rPr>
        <w:t xml:space="preserve">ที่พัฒนาขึ้นมาตีตลาดนักออกแบบสื่อ </w:t>
      </w:r>
      <w:r w:rsidRPr="00353B29">
        <w:t xml:space="preserve">Digital </w:t>
      </w:r>
      <w:r w:rsidRPr="00353B29">
        <w:rPr>
          <w:cs/>
        </w:rPr>
        <w:t xml:space="preserve">ซึ่งเป็นตลาดที่ </w:t>
      </w:r>
      <w:r w:rsidRPr="00353B29">
        <w:t xml:space="preserve">Photoshop </w:t>
      </w:r>
      <w:r w:rsidRPr="00353B29">
        <w:rPr>
          <w:cs/>
        </w:rPr>
        <w:t>ได้รับผลกระทบมากจาก</w:t>
      </w:r>
      <w:hyperlink r:id="rId28" w:history="1">
        <w:r w:rsidRPr="006E6C7D">
          <w:rPr>
            <w:rStyle w:val="Hyperlink"/>
            <w:color w:val="auto"/>
            <w:u w:val="none"/>
            <w:cs/>
          </w:rPr>
          <w:t xml:space="preserve">โปรแกรม </w:t>
        </w:r>
        <w:r w:rsidRPr="006E6C7D">
          <w:rPr>
            <w:rStyle w:val="Hyperlink"/>
            <w:color w:val="auto"/>
            <w:u w:val="none"/>
          </w:rPr>
          <w:t>Sketch</w:t>
        </w:r>
      </w:hyperlink>
      <w:r w:rsidRPr="00353B29">
        <w:t> </w:t>
      </w:r>
      <w:r w:rsidRPr="00353B29">
        <w:rPr>
          <w:cs/>
        </w:rPr>
        <w:t>ที่ได้รับความนิยมตั้งแต่เมื่อหลายปีก่อน</w:t>
      </w:r>
    </w:p>
    <w:p w14:paraId="273DDA51" w14:textId="7A6D29A2" w:rsidR="0059684D" w:rsidRDefault="0059684D" w:rsidP="0059684D">
      <w:pPr>
        <w:pStyle w:val="ListParagraph"/>
        <w:numPr>
          <w:ilvl w:val="0"/>
          <w:numId w:val="19"/>
        </w:numPr>
        <w:spacing w:before="0"/>
        <w:ind w:hanging="153"/>
      </w:pPr>
      <w:r>
        <w:rPr>
          <w:rFonts w:hint="cs"/>
          <w:cs/>
        </w:rPr>
        <w:t xml:space="preserve">) </w:t>
      </w:r>
      <w:r w:rsidRPr="009E73B3">
        <w:t>HeidiSQL</w:t>
      </w:r>
    </w:p>
    <w:p w14:paraId="5DEE071F" w14:textId="77777777" w:rsidR="006E6C7D" w:rsidRDefault="006E6C7D" w:rsidP="006E6C7D">
      <w:pPr>
        <w:ind w:firstLine="720"/>
        <w:jc w:val="left"/>
      </w:pPr>
      <w:r w:rsidRPr="009E73B3">
        <w:rPr>
          <w:cs/>
        </w:rPr>
        <w:t xml:space="preserve">เป็นโปรแกรม ขนาดเล็ก ที่ใช้ติดต่อกับ </w:t>
      </w:r>
      <w:r w:rsidRPr="009E73B3">
        <w:t xml:space="preserve">SQL Server </w:t>
      </w:r>
      <w:r w:rsidRPr="009E73B3">
        <w:rPr>
          <w:cs/>
        </w:rPr>
        <w:t xml:space="preserve">เพื่อบริหารและจัดการฐานข้อมูล </w:t>
      </w:r>
      <w:r w:rsidRPr="009E73B3">
        <w:t>MySQL</w:t>
      </w:r>
      <w:r w:rsidRPr="009E73B3">
        <w:rPr>
          <w:cs/>
        </w:rPr>
        <w:t>/</w:t>
      </w:r>
      <w:r w:rsidRPr="009E73B3">
        <w:t xml:space="preserve">MSSQL </w:t>
      </w:r>
      <w:r w:rsidRPr="009E73B3">
        <w:rPr>
          <w:cs/>
        </w:rPr>
        <w:t xml:space="preserve">ทั้งที่อยู่ใน </w:t>
      </w:r>
      <w:r w:rsidRPr="009E73B3">
        <w:t xml:space="preserve">Localhost </w:t>
      </w:r>
      <w:r w:rsidRPr="009E73B3">
        <w:rPr>
          <w:cs/>
        </w:rPr>
        <w:t xml:space="preserve">และ บน </w:t>
      </w:r>
      <w:r w:rsidRPr="009E73B3">
        <w:t xml:space="preserve">Web Hosting </w:t>
      </w:r>
      <w:r w:rsidRPr="009E73B3">
        <w:rPr>
          <w:cs/>
        </w:rPr>
        <w:t xml:space="preserve">สามารถ </w:t>
      </w:r>
      <w:r w:rsidRPr="009E73B3">
        <w:t xml:space="preserve">Create Table, Create View, Create Stored Procedure, Create Trigger, Create scheduled event, Run SQL queries </w:t>
      </w:r>
      <w:r w:rsidRPr="009E73B3">
        <w:rPr>
          <w:cs/>
        </w:rPr>
        <w:t>และอื่น</w:t>
      </w:r>
      <w:r>
        <w:rPr>
          <w:rFonts w:hint="cs"/>
          <w:cs/>
        </w:rPr>
        <w:t xml:space="preserve"> </w:t>
      </w:r>
      <w:r w:rsidRPr="009E73B3">
        <w:rPr>
          <w:cs/>
        </w:rPr>
        <w:t>ๆ อีกมากมาย ใช้งานง่ายและสะดวก</w:t>
      </w:r>
    </w:p>
    <w:p w14:paraId="58B310A2" w14:textId="7BAB3056" w:rsidR="006A71D3" w:rsidRPr="00C002EF" w:rsidRDefault="006E6C7D" w:rsidP="006E6C7D">
      <w:pPr>
        <w:ind w:firstLine="720"/>
        <w:rPr>
          <w:cs/>
        </w:rPr>
      </w:pPr>
      <w:r w:rsidRPr="009E73B3">
        <w:t xml:space="preserve">HeidiSQL </w:t>
      </w:r>
      <w:r w:rsidRPr="009E73B3">
        <w:rPr>
          <w:cs/>
        </w:rPr>
        <w:t xml:space="preserve">ช่วยให้คุณสามารถจัดการฐานข้อมูลของคุณและเรียกดูเนื้อหาจากตารางที่ง่ายต่อการอินเตอร์เฟซที่ใช้ </w:t>
      </w:r>
      <w:r w:rsidRPr="009E73B3">
        <w:t>Windows</w:t>
      </w:r>
      <w:r w:rsidRPr="009E73B3">
        <w:rPr>
          <w:cs/>
        </w:rPr>
        <w:t xml:space="preserve"> นอกจากงานทั่วไปเช่นการเรียกใช้คำสั่ง </w:t>
      </w:r>
      <w:r w:rsidRPr="009E73B3">
        <w:t xml:space="preserve">SQL, </w:t>
      </w:r>
      <w:r w:rsidRPr="009E73B3">
        <w:rPr>
          <w:cs/>
        </w:rPr>
        <w:t xml:space="preserve">การสร้างที่ลดต่ำลงและการแก้ไขตารางคุณยังสามารถดำเนินการบำรุงรักษาต่างๆรวมถึงการตรวจสอบความสมบูรณ์เพิ่มประสิทธิภาพของฐานข้อมูลการซ่อมแซมและอื่น ๆ นอกจากนี้คุณสามารถนำเข้าข้อมูลจากไฟล์ข้อความตารางตรงกันระหว่างสองฐานข้อมูลและการส่งออกตารางที่เลือกไปยังฐานข้อมูลอื่น ๆ หรือสคริปต์ </w:t>
      </w:r>
      <w:r w:rsidRPr="009E73B3">
        <w:t xml:space="preserve">SQL </w:t>
      </w:r>
      <w:r w:rsidRPr="009E73B3">
        <w:rPr>
          <w:cs/>
        </w:rPr>
        <w:t>คุณสมบัติอื่น ๆ</w:t>
      </w:r>
      <w:r>
        <w:rPr>
          <w:rFonts w:hint="cs"/>
          <w:cs/>
        </w:rPr>
        <w:t xml:space="preserve"> </w:t>
      </w:r>
      <w:r w:rsidRPr="009E73B3">
        <w:rPr>
          <w:cs/>
        </w:rPr>
        <w:t xml:space="preserve">ได้แก่ การแก้ไขของ </w:t>
      </w:r>
      <w:r w:rsidRPr="009E73B3">
        <w:t xml:space="preserve">BLOBs </w:t>
      </w:r>
      <w:r w:rsidRPr="009E73B3">
        <w:rPr>
          <w:cs/>
        </w:rPr>
        <w:t xml:space="preserve">และบันทึกช่วยจำการสนับสนุนสำหรับสคริปต์ </w:t>
      </w:r>
      <w:r w:rsidRPr="009E73B3">
        <w:t xml:space="preserve">SQL </w:t>
      </w:r>
      <w:r w:rsidRPr="009E73B3">
        <w:rPr>
          <w:cs/>
        </w:rPr>
        <w:t>ขนาดใหญ่</w:t>
      </w:r>
      <w:r w:rsidRPr="009E73B3">
        <w:t xml:space="preserve">, </w:t>
      </w:r>
      <w:r w:rsidRPr="009E73B3">
        <w:rPr>
          <w:cs/>
        </w:rPr>
        <w:t>การจัดการกระบวนการของผู้ใช้และอื่น ๆ โอเพนซอร์ส</w:t>
      </w:r>
    </w:p>
    <w:p w14:paraId="6891EC7E" w14:textId="2DD589E6" w:rsidR="001C2674" w:rsidRPr="00886CAD" w:rsidRDefault="000F144E" w:rsidP="0059684D">
      <w:pPr>
        <w:pStyle w:val="Heading2"/>
        <w:numPr>
          <w:ilvl w:val="1"/>
          <w:numId w:val="22"/>
        </w:numPr>
      </w:pPr>
      <w:bookmarkStart w:id="84" w:name="_Toc487543087"/>
      <w:bookmarkStart w:id="85" w:name="_Toc54854158"/>
      <w:r w:rsidRPr="00886CAD">
        <w:rPr>
          <w:cs/>
        </w:rPr>
        <w:t>ขอบเขตของงานสหกิจ</w:t>
      </w:r>
      <w:r w:rsidR="00D0744A" w:rsidRPr="00886CAD">
        <w:rPr>
          <w:cs/>
        </w:rPr>
        <w:t>ศึกษา</w:t>
      </w:r>
      <w:r w:rsidRPr="00886CAD">
        <w:rPr>
          <w:cs/>
        </w:rPr>
        <w:t>และข้อจำกัดของปัญหา</w:t>
      </w:r>
      <w:bookmarkEnd w:id="83"/>
      <w:bookmarkEnd w:id="84"/>
      <w:bookmarkEnd w:id="85"/>
    </w:p>
    <w:p w14:paraId="17047B8B" w14:textId="77777777" w:rsidR="006E6C7D" w:rsidRPr="00FF329E" w:rsidRDefault="006E6C7D" w:rsidP="006E6C7D">
      <w:pPr>
        <w:ind w:firstLine="720"/>
      </w:pPr>
      <w:r w:rsidRPr="00FF329E">
        <w:rPr>
          <w:rFonts w:hint="cs"/>
          <w:cs/>
        </w:rPr>
        <w:t>ในการปฏิบัติงานสหกิจศึกษา โดยผู้ปฏิบัติสหกิจศึกษาได้รับมอบหมายงานให้ทำในตำแหน่งนักพัฒนาระบบ (</w:t>
      </w:r>
      <w:r w:rsidRPr="00FF329E">
        <w:t>Developer</w:t>
      </w:r>
      <w:r w:rsidRPr="00FF329E">
        <w:rPr>
          <w:rFonts w:hint="cs"/>
          <w:cs/>
        </w:rPr>
        <w:t>)</w:t>
      </w:r>
      <w:r w:rsidRPr="00FF329E">
        <w:rPr>
          <w:cs/>
        </w:rPr>
        <w:t xml:space="preserve"> </w:t>
      </w:r>
      <w:r w:rsidRPr="00FF329E">
        <w:rPr>
          <w:rFonts w:hint="cs"/>
          <w:cs/>
        </w:rPr>
        <w:t xml:space="preserve">ซึ่งขอบเขตการปฏิบัติงานได้แก่ </w:t>
      </w:r>
    </w:p>
    <w:p w14:paraId="412A8F37" w14:textId="310F141B" w:rsidR="001C2674" w:rsidRDefault="006E6C7D" w:rsidP="006E6C7D">
      <w:pPr>
        <w:spacing w:after="0" w:line="240" w:lineRule="auto"/>
        <w:ind w:firstLine="720"/>
      </w:pPr>
      <w:r w:rsidRPr="00FF329E">
        <w:rPr>
          <w:rFonts w:hint="cs"/>
          <w:cs/>
        </w:rPr>
        <w:t>1.การรับความต้องการจากผู้ใช้</w:t>
      </w:r>
    </w:p>
    <w:p w14:paraId="61F1B44B" w14:textId="77777777" w:rsidR="006E6C7D" w:rsidRPr="00FF329E" w:rsidRDefault="006E6C7D" w:rsidP="006E6C7D">
      <w:pPr>
        <w:ind w:left="720"/>
      </w:pPr>
      <w:r w:rsidRPr="00FF329E">
        <w:rPr>
          <w:rFonts w:hint="cs"/>
          <w:cs/>
        </w:rPr>
        <w:lastRenderedPageBreak/>
        <w:t>2.การวิเคราะห์ความต้องการที่ได้รับ</w:t>
      </w:r>
    </w:p>
    <w:p w14:paraId="109E99F5" w14:textId="77777777" w:rsidR="006E6C7D" w:rsidRPr="00FF329E" w:rsidRDefault="006E6C7D" w:rsidP="006E6C7D">
      <w:pPr>
        <w:ind w:left="720"/>
      </w:pPr>
      <w:r w:rsidRPr="00FF329E">
        <w:rPr>
          <w:rFonts w:hint="cs"/>
          <w:cs/>
        </w:rPr>
        <w:t>3.การจัดทำเอกสารประกอบการรับความต้องการ</w:t>
      </w:r>
    </w:p>
    <w:p w14:paraId="2F851762" w14:textId="77777777" w:rsidR="006E6C7D" w:rsidRPr="00FF329E" w:rsidRDefault="006E6C7D" w:rsidP="006E6C7D">
      <w:pPr>
        <w:ind w:left="720"/>
      </w:pPr>
      <w:r w:rsidRPr="00FF329E">
        <w:rPr>
          <w:rFonts w:hint="cs"/>
          <w:cs/>
        </w:rPr>
        <w:t>4.การจัดทำเอกสารออกแบบของระบบ</w:t>
      </w:r>
    </w:p>
    <w:p w14:paraId="1FDEDA1A" w14:textId="77777777" w:rsidR="006E6C7D" w:rsidRPr="00FF329E" w:rsidRDefault="006E6C7D" w:rsidP="006E6C7D">
      <w:pPr>
        <w:ind w:left="720"/>
      </w:pPr>
      <w:r w:rsidRPr="00FF329E">
        <w:rPr>
          <w:rFonts w:hint="cs"/>
          <w:cs/>
        </w:rPr>
        <w:t>5.การลงมือพัฒนาระบบในสวนของการเขียนโปรแกรม</w:t>
      </w:r>
    </w:p>
    <w:p w14:paraId="4361E692" w14:textId="77777777" w:rsidR="006E6C7D" w:rsidRPr="00FF329E" w:rsidRDefault="006E6C7D" w:rsidP="006E6C7D">
      <w:pPr>
        <w:ind w:left="720"/>
      </w:pPr>
      <w:r w:rsidRPr="00FF329E">
        <w:rPr>
          <w:rFonts w:hint="cs"/>
          <w:cs/>
        </w:rPr>
        <w:t>6.การทดสอบระบบในส่วนต่าง ๆ</w:t>
      </w:r>
    </w:p>
    <w:p w14:paraId="1DD741B0" w14:textId="77777777" w:rsidR="006E6C7D" w:rsidRPr="00FF329E" w:rsidRDefault="006E6C7D" w:rsidP="006E6C7D">
      <w:pPr>
        <w:ind w:left="720"/>
      </w:pPr>
      <w:r w:rsidRPr="00FF329E">
        <w:rPr>
          <w:rFonts w:hint="cs"/>
          <w:cs/>
        </w:rPr>
        <w:t>7.การนำเสนอและแนะนำวิธีใช้งานระบบให้กับผู้ใช้</w:t>
      </w:r>
    </w:p>
    <w:p w14:paraId="7617EAFE" w14:textId="2807CA4C" w:rsidR="0059684D" w:rsidRDefault="006E6C7D" w:rsidP="00C31ABA">
      <w:pPr>
        <w:spacing w:after="0" w:line="240" w:lineRule="auto"/>
        <w:ind w:firstLine="720"/>
      </w:pPr>
      <w:r w:rsidRPr="00FF329E">
        <w:rPr>
          <w:rFonts w:hint="cs"/>
          <w:cs/>
        </w:rPr>
        <w:t>โดยผู้ปฏิบัติงานสหกิจศึกษาได้รับมอบหมายให้พัฒนาระบบเปลี่ยนแปลงกระบวนการทำงาน</w:t>
      </w:r>
      <w:r w:rsidRPr="00FF329E">
        <w:rPr>
          <w:cs/>
        </w:rPr>
        <w:t xml:space="preserve"> </w:t>
      </w:r>
      <w:r w:rsidRPr="00FF329E">
        <w:rPr>
          <w:rFonts w:hint="cs"/>
          <w:cs/>
        </w:rPr>
        <w:t>โดยมีรายละเอียดการทำงานดังนี้</w:t>
      </w:r>
      <w:r w:rsidR="00DC6781">
        <w:rPr>
          <w:cs/>
        </w:rPr>
        <w:tab/>
      </w:r>
    </w:p>
    <w:p w14:paraId="4DE89AF4" w14:textId="77777777" w:rsidR="00863DA7" w:rsidRPr="00DC6781" w:rsidRDefault="00863DA7" w:rsidP="00863DA7">
      <w:pPr>
        <w:pStyle w:val="Heading3"/>
      </w:pPr>
    </w:p>
    <w:p w14:paraId="0CF54226" w14:textId="431144BE" w:rsidR="00DC6781" w:rsidRPr="00E36CC4" w:rsidRDefault="00DC6781" w:rsidP="00A459BD">
      <w:pPr>
        <w:pStyle w:val="Heading3"/>
        <w:numPr>
          <w:ilvl w:val="2"/>
          <w:numId w:val="23"/>
        </w:numPr>
        <w:rPr>
          <w:highlight w:val="yellow"/>
          <w:cs/>
        </w:rPr>
      </w:pPr>
      <w:bookmarkStart w:id="86" w:name="_Toc54854159"/>
      <w:r w:rsidRPr="00E36CC4">
        <w:rPr>
          <w:rFonts w:hint="cs"/>
          <w:highlight w:val="yellow"/>
          <w:cs/>
        </w:rPr>
        <w:t>ระบบเปลี่ยนแปลงกระบวนการทำงาน</w:t>
      </w:r>
      <w:bookmarkEnd w:id="86"/>
    </w:p>
    <w:p w14:paraId="5FB3F69C" w14:textId="77777777" w:rsidR="00A53FC2" w:rsidRDefault="00A53FC2" w:rsidP="00A53FC2">
      <w:pPr>
        <w:ind w:firstLine="576"/>
      </w:pPr>
      <w:r>
        <w:rPr>
          <w:rFonts w:hint="cs"/>
          <w:cs/>
        </w:rPr>
        <w:t xml:space="preserve">ในการฝึกปฏิบัติสหกิจศึกษา ผู้ปฏิบัติงานสหกิจได้จัดทำระบบนี้เพื่อลดความซับซ้อนและระยะเวลาของขั้นตอนในการปฏิบัติงานของพนักงานภายในองค์กร อีกทั้งยังสามารถช่วยจัดการปัญหาในการจัดเก็บข้อมูลและลดทรัพยากรกระดาษของการทำงานภายในองค์กร </w:t>
      </w:r>
    </w:p>
    <w:p w14:paraId="396B1001" w14:textId="5781BF8D" w:rsidR="008476ED" w:rsidRDefault="00A53FC2" w:rsidP="00A53FC2">
      <w:pPr>
        <w:ind w:firstLine="709"/>
      </w:pPr>
      <w:r>
        <w:rPr>
          <w:rFonts w:hint="cs"/>
          <w:cs/>
        </w:rPr>
        <w:t xml:space="preserve">    ดังนั้นเพื่อให้การดำเนินงานเป็นไปตามเป้าหมายและวัตถุประสงค์ของการปฏิบัติงานสหกิจศึกษา ผู้ปฏิบัติงานสหกิจศึกษาต้องศึกษาการทำงานในการเปลี่ยนแปลงการทำงานของแผนก </w:t>
      </w:r>
      <w:r>
        <w:t xml:space="preserve">Production </w:t>
      </w:r>
      <w:r>
        <w:rPr>
          <w:rFonts w:hint="cs"/>
          <w:cs/>
        </w:rPr>
        <w:t xml:space="preserve">และแผนก  </w:t>
      </w:r>
      <w:r>
        <w:t>Quality Assurance</w:t>
      </w:r>
      <w:r>
        <w:rPr>
          <w:rFonts w:hint="cs"/>
          <w:cs/>
        </w:rPr>
        <w:t xml:space="preserve"> จึงเริ่มต้นจากการวิเคราะห์ผู้ใช้งานระบบ ซึ่งผู้ใช้งานระบบเปลี่ยนแปลงกระบวนการทำงานมีผู้มีส่วนเกี่ยวข้องในการทำงานดังนี้</w:t>
      </w:r>
    </w:p>
    <w:p w14:paraId="0393BD15" w14:textId="77777777" w:rsidR="00A53FC2" w:rsidRPr="00B10673" w:rsidRDefault="00A53FC2" w:rsidP="00A53FC2">
      <w:pPr>
        <w:pStyle w:val="ListParagraph"/>
        <w:numPr>
          <w:ilvl w:val="0"/>
          <w:numId w:val="14"/>
        </w:numPr>
        <w:spacing w:before="0"/>
        <w:rPr>
          <w:rFonts w:cs="TH SarabunPSK"/>
          <w:szCs w:val="32"/>
        </w:rPr>
      </w:pPr>
      <w:r w:rsidRPr="00B10673">
        <w:rPr>
          <w:rFonts w:cs="TH SarabunPSK"/>
          <w:szCs w:val="32"/>
          <w:cs/>
        </w:rPr>
        <w:t xml:space="preserve">ผู้ใช้งานทั่วไป ( </w:t>
      </w:r>
      <w:r w:rsidRPr="00B10673">
        <w:rPr>
          <w:rFonts w:cs="TH SarabunPSK"/>
          <w:szCs w:val="32"/>
        </w:rPr>
        <w:t>Creator</w:t>
      </w:r>
      <w:r w:rsidRPr="00B10673">
        <w:rPr>
          <w:rFonts w:cs="TH SarabunPSK"/>
          <w:szCs w:val="32"/>
          <w:cs/>
        </w:rPr>
        <w:t xml:space="preserve"> ) คือพนักงานที่ต้องการเข้ามาใช้งานระบบ เพื่อที่จะร้องขอการเปลี่ยนแปลงกระบวนการทำงาน หรือต้องการเข้ามามีส่วนเกี่ยวข้องในการจัดทำกระบวนการดังกล่าว</w:t>
      </w:r>
    </w:p>
    <w:p w14:paraId="55C98DF1" w14:textId="77777777" w:rsidR="00A53FC2" w:rsidRDefault="00A53FC2" w:rsidP="00A53FC2">
      <w:pPr>
        <w:pStyle w:val="ListParagraph"/>
        <w:numPr>
          <w:ilvl w:val="0"/>
          <w:numId w:val="14"/>
        </w:numPr>
        <w:spacing w:before="0"/>
        <w:rPr>
          <w:rFonts w:cs="TH SarabunPSK"/>
          <w:szCs w:val="32"/>
        </w:rPr>
      </w:pPr>
      <w:r w:rsidRPr="00B10673">
        <w:rPr>
          <w:rFonts w:cs="TH SarabunPSK" w:hint="cs"/>
          <w:szCs w:val="32"/>
          <w:cs/>
        </w:rPr>
        <w:t xml:space="preserve">ผู้อนุมัติภายในแผนก ( </w:t>
      </w:r>
      <w:r w:rsidRPr="00B10673">
        <w:rPr>
          <w:rFonts w:cs="TH SarabunPSK"/>
          <w:szCs w:val="32"/>
        </w:rPr>
        <w:t xml:space="preserve">Approver departments </w:t>
      </w:r>
      <w:r w:rsidRPr="00B10673">
        <w:rPr>
          <w:rFonts w:cs="TH SarabunPSK" w:hint="cs"/>
          <w:szCs w:val="32"/>
          <w:cs/>
        </w:rPr>
        <w:t>)</w:t>
      </w:r>
      <w:r w:rsidRPr="00B10673">
        <w:rPr>
          <w:rFonts w:cs="TH SarabunPSK"/>
          <w:szCs w:val="32"/>
          <w:cs/>
        </w:rPr>
        <w:t xml:space="preserve"> </w:t>
      </w:r>
      <w:r w:rsidRPr="00B10673">
        <w:rPr>
          <w:rFonts w:cs="TH SarabunPSK" w:hint="cs"/>
          <w:szCs w:val="32"/>
          <w:cs/>
        </w:rPr>
        <w:t>คือพนักงานที่อยู่ในตำแหน่งที่สูงกว่าพนักงานที่ร้องขอ</w:t>
      </w:r>
      <w:r>
        <w:rPr>
          <w:rFonts w:cs="TH SarabunPSK" w:hint="cs"/>
          <w:szCs w:val="32"/>
          <w:cs/>
        </w:rPr>
        <w:t>ให้</w:t>
      </w:r>
      <w:r w:rsidRPr="00B10673">
        <w:rPr>
          <w:rFonts w:cs="TH SarabunPSK" w:hint="cs"/>
          <w:szCs w:val="32"/>
          <w:cs/>
        </w:rPr>
        <w:t>เปลี่ยนแปลงกระบวนการทำงาน</w:t>
      </w:r>
      <w:r>
        <w:rPr>
          <w:rFonts w:cs="TH SarabunPSK" w:hint="cs"/>
          <w:szCs w:val="32"/>
          <w:cs/>
        </w:rPr>
        <w:t xml:space="preserve">ซึ่งมีได้มากกว่า 1 คน จนถึง 5 คน โดยคนที่อนุมัติเป็นลำดับสุดท้ายต้องมีตำแหน่งระดับ </w:t>
      </w:r>
      <w:r>
        <w:rPr>
          <w:rFonts w:cs="TH SarabunPSK"/>
          <w:szCs w:val="32"/>
        </w:rPr>
        <w:t xml:space="preserve">AD </w:t>
      </w:r>
      <w:r>
        <w:rPr>
          <w:rFonts w:cs="TH SarabunPSK" w:hint="cs"/>
          <w:szCs w:val="32"/>
          <w:cs/>
        </w:rPr>
        <w:t>ขึ้นไป</w:t>
      </w:r>
    </w:p>
    <w:p w14:paraId="3057430C" w14:textId="77777777" w:rsidR="00A53FC2" w:rsidRDefault="00A53FC2" w:rsidP="00A53FC2">
      <w:pPr>
        <w:pStyle w:val="ListParagraph"/>
        <w:numPr>
          <w:ilvl w:val="0"/>
          <w:numId w:val="14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ผู้อนุมัติของแผนกที่เกี่ยวข้อง ( </w:t>
      </w:r>
      <w:r>
        <w:rPr>
          <w:rFonts w:cs="TH SarabunPSK"/>
          <w:szCs w:val="32"/>
        </w:rPr>
        <w:t>Acknowledge departments</w:t>
      </w:r>
      <w:r>
        <w:rPr>
          <w:rFonts w:cs="TH SarabunPSK" w:hint="cs"/>
          <w:szCs w:val="32"/>
          <w:cs/>
        </w:rPr>
        <w:t xml:space="preserve">) คือพนักงานที่อยู่ในแผนกที่เกี่ยวข้อง อาทิเช่น แผนก </w:t>
      </w:r>
      <w:r>
        <w:rPr>
          <w:rFonts w:cs="TH SarabunPSK"/>
          <w:szCs w:val="32"/>
        </w:rPr>
        <w:t xml:space="preserve">PE </w:t>
      </w:r>
      <w:r>
        <w:rPr>
          <w:rFonts w:cs="TH SarabunPSK" w:hint="cs"/>
          <w:szCs w:val="32"/>
          <w:cs/>
        </w:rPr>
        <w:t xml:space="preserve">หรือ </w:t>
      </w:r>
      <w:r>
        <w:rPr>
          <w:rFonts w:cs="TH SarabunPSK"/>
          <w:szCs w:val="32"/>
        </w:rPr>
        <w:t xml:space="preserve">PD </w:t>
      </w:r>
      <w:r>
        <w:rPr>
          <w:rFonts w:cs="TH SarabunPSK" w:hint="cs"/>
          <w:szCs w:val="32"/>
          <w:cs/>
        </w:rPr>
        <w:t xml:space="preserve">เป็นต้น โดยกำหนดคนอนุมัติ 1 คน ซึ่งมีตำแหน่งตั้งแต่ </w:t>
      </w:r>
      <w:r>
        <w:rPr>
          <w:rFonts w:cs="TH SarabunPSK"/>
          <w:szCs w:val="32"/>
        </w:rPr>
        <w:t xml:space="preserve">Staff </w:t>
      </w:r>
      <w:r>
        <w:rPr>
          <w:rFonts w:cs="TH SarabunPSK" w:hint="cs"/>
          <w:szCs w:val="32"/>
          <w:cs/>
        </w:rPr>
        <w:t>ขึ้นไป</w:t>
      </w:r>
    </w:p>
    <w:p w14:paraId="1EB3FDCD" w14:textId="02A2106F" w:rsidR="00A53FC2" w:rsidRDefault="00A53FC2" w:rsidP="00A53FC2">
      <w:pPr>
        <w:pStyle w:val="ListParagraph"/>
        <w:numPr>
          <w:ilvl w:val="0"/>
          <w:numId w:val="14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>ผู้อนุมัติของส่วนงาน</w:t>
      </w:r>
      <w:r>
        <w:rPr>
          <w:rFonts w:cs="TH SarabunPSK"/>
          <w:szCs w:val="32"/>
        </w:rPr>
        <w:t xml:space="preserve"> Quality Assurance Planning </w:t>
      </w:r>
      <w:r>
        <w:rPr>
          <w:rFonts w:cs="TH SarabunPSK" w:hint="cs"/>
          <w:szCs w:val="32"/>
          <w:cs/>
        </w:rPr>
        <w:t>คือพนักงานที่อยู่ใน</w:t>
      </w:r>
      <w:r w:rsidR="006D2526">
        <w:rPr>
          <w:rFonts w:cs="TH SarabunPSK" w:hint="cs"/>
          <w:szCs w:val="32"/>
          <w:cs/>
        </w:rPr>
        <w:t>แผนกตรวจสอบคุณภาพ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โดยในการอนุมัติจะต้องกรอกฟอร์มของส่วนงานนั้น โดยกำหนดคนอนุมัติ 1 คน ซึ่งมีระดับตำแหน่งตั้งแต่ </w:t>
      </w:r>
      <w:r>
        <w:rPr>
          <w:rFonts w:cs="TH SarabunPSK"/>
          <w:szCs w:val="32"/>
        </w:rPr>
        <w:t xml:space="preserve">Staff </w:t>
      </w:r>
      <w:r>
        <w:rPr>
          <w:rFonts w:cs="TH SarabunPSK" w:hint="cs"/>
          <w:szCs w:val="32"/>
          <w:cs/>
        </w:rPr>
        <w:t>ขึ้นไป</w:t>
      </w:r>
    </w:p>
    <w:p w14:paraId="7A1C5E29" w14:textId="76D07786" w:rsidR="00A53FC2" w:rsidRDefault="00A53FC2" w:rsidP="00A53FC2">
      <w:pPr>
        <w:pStyle w:val="ListParagraph"/>
        <w:numPr>
          <w:ilvl w:val="0"/>
          <w:numId w:val="14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ผู้อนุมัติของส่วนงาน </w:t>
      </w:r>
      <w:r>
        <w:rPr>
          <w:rFonts w:cs="TH SarabunPSK"/>
          <w:szCs w:val="32"/>
        </w:rPr>
        <w:t xml:space="preserve">BKD </w:t>
      </w:r>
      <w:r>
        <w:rPr>
          <w:rFonts w:cs="TH SarabunPSK" w:hint="cs"/>
          <w:szCs w:val="32"/>
          <w:cs/>
        </w:rPr>
        <w:t>คือพนักงานที่อยู่ใน</w:t>
      </w:r>
      <w:r w:rsidR="006D2526">
        <w:rPr>
          <w:rFonts w:cs="TH SarabunPSK" w:hint="cs"/>
          <w:szCs w:val="32"/>
          <w:cs/>
        </w:rPr>
        <w:t>แผนกตรวจสอบคุณภาพ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โดยในการอนุมัติจะต้องกรอกฟอร์มของส่วนงานนั้น โดยกำหนดคนอนุมัติ 1 คน ซึ่งมีระดับตำแหน่งตั้งแต่ </w:t>
      </w:r>
      <w:r>
        <w:rPr>
          <w:rFonts w:cs="TH SarabunPSK"/>
          <w:szCs w:val="32"/>
        </w:rPr>
        <w:t xml:space="preserve">Staff </w:t>
      </w:r>
      <w:r>
        <w:rPr>
          <w:rFonts w:cs="TH SarabunPSK" w:hint="cs"/>
          <w:szCs w:val="32"/>
          <w:cs/>
        </w:rPr>
        <w:t>ขึ้นไป</w:t>
      </w:r>
    </w:p>
    <w:p w14:paraId="2D55500B" w14:textId="57495E94" w:rsidR="00A53FC2" w:rsidRDefault="00A53FC2" w:rsidP="00A53FC2">
      <w:pPr>
        <w:pStyle w:val="ListParagraph"/>
        <w:numPr>
          <w:ilvl w:val="0"/>
          <w:numId w:val="14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ผู้อนุมัติของส่วนงาน </w:t>
      </w:r>
      <w:r>
        <w:rPr>
          <w:rFonts w:cs="TH SarabunPSK"/>
          <w:szCs w:val="32"/>
        </w:rPr>
        <w:t xml:space="preserve">Quality Assurance Customer </w:t>
      </w:r>
      <w:r>
        <w:rPr>
          <w:rFonts w:cs="TH SarabunPSK" w:hint="cs"/>
          <w:szCs w:val="32"/>
          <w:cs/>
        </w:rPr>
        <w:t>คือพนักงานที่อยู่ใน</w:t>
      </w:r>
      <w:r w:rsidR="006D2526">
        <w:rPr>
          <w:rFonts w:cs="TH SarabunPSK" w:hint="cs"/>
          <w:szCs w:val="32"/>
          <w:cs/>
        </w:rPr>
        <w:t>แผนกตรวจสอบคุณภาพ</w:t>
      </w:r>
      <w:r>
        <w:rPr>
          <w:rFonts w:cs="TH SarabunPSK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 xml:space="preserve">โดยกำหนดคนอนุมัติตามผลิตภัณฑ์ อาทิเช่น </w:t>
      </w:r>
      <w:r>
        <w:rPr>
          <w:rFonts w:cs="TH SarabunPSK"/>
          <w:szCs w:val="32"/>
        </w:rPr>
        <w:t xml:space="preserve">Gasoline </w:t>
      </w:r>
      <w:r>
        <w:rPr>
          <w:rFonts w:cs="TH SarabunPSK" w:hint="cs"/>
          <w:szCs w:val="32"/>
          <w:cs/>
        </w:rPr>
        <w:t xml:space="preserve">หรือ </w:t>
      </w:r>
      <w:r>
        <w:rPr>
          <w:rFonts w:cs="TH SarabunPSK"/>
          <w:szCs w:val="32"/>
        </w:rPr>
        <w:t>Diesel</w:t>
      </w:r>
      <w:r>
        <w:rPr>
          <w:rFonts w:cs="TH SarabunPSK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 xml:space="preserve">โดยกำหนดคนอนุมัติตั้งแต่ 1 คนขึ้นไป และคนอนุมัติลำดับสุดท้ายต้องมีตำแหน่งตั้ง </w:t>
      </w:r>
      <w:r>
        <w:rPr>
          <w:rFonts w:cs="TH SarabunPSK"/>
          <w:szCs w:val="32"/>
        </w:rPr>
        <w:t xml:space="preserve">AD </w:t>
      </w:r>
      <w:r>
        <w:rPr>
          <w:rFonts w:cs="TH SarabunPSK" w:hint="cs"/>
          <w:szCs w:val="32"/>
          <w:cs/>
        </w:rPr>
        <w:t>ขึ้นไป</w:t>
      </w:r>
    </w:p>
    <w:p w14:paraId="279E6BA1" w14:textId="2F210298" w:rsidR="00A53FC2" w:rsidRDefault="00A53FC2" w:rsidP="00A53FC2">
      <w:pPr>
        <w:pStyle w:val="ListParagraph"/>
        <w:numPr>
          <w:ilvl w:val="0"/>
          <w:numId w:val="14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ผู้ที่มีต้องรับรู้ในการเปลี่ยนแปลงกระบวนการทำงาน (</w:t>
      </w:r>
      <w:r>
        <w:rPr>
          <w:rFonts w:cs="TH SarabunPSK"/>
          <w:szCs w:val="32"/>
        </w:rPr>
        <w:t>Concern Acknowledge</w:t>
      </w:r>
      <w:r>
        <w:rPr>
          <w:rFonts w:cs="TH SarabunPSK" w:hint="cs"/>
          <w:szCs w:val="32"/>
          <w:cs/>
        </w:rPr>
        <w:t>)</w:t>
      </w:r>
      <w:r>
        <w:rPr>
          <w:rFonts w:cs="TH SarabunPSK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>คือพนักงานที่คนร้องขอการเปลี่ยนแปลงกระบวนการต้องการให้รับรู้ว่ามีการเปลี่ยนแปลงกระบวนการดังกล่าว</w:t>
      </w:r>
    </w:p>
    <w:p w14:paraId="51F0A6F0" w14:textId="77777777" w:rsidR="00A53FC2" w:rsidRPr="00A53FC2" w:rsidRDefault="00A53FC2" w:rsidP="00A53FC2">
      <w:r w:rsidRPr="00A53FC2">
        <w:rPr>
          <w:rFonts w:hint="cs"/>
          <w:cs/>
        </w:rPr>
        <w:t>จากการวิเคราะห์ความต้องการแบ่งมุมมองของผู้ใช้งานของระบบเปลี่ยนแปลงกระบวนการทำงานได้ดังนี้</w:t>
      </w:r>
    </w:p>
    <w:p w14:paraId="2A92E46C" w14:textId="77777777" w:rsidR="00A53FC2" w:rsidRDefault="00A53FC2" w:rsidP="00A53FC2">
      <w:pPr>
        <w:ind w:firstLine="576"/>
      </w:pPr>
      <w:r>
        <w:rPr>
          <w:rFonts w:hint="cs"/>
          <w:cs/>
        </w:rPr>
        <w:t xml:space="preserve">ในการฝึกปฏิบัติสหกิจศึกษา ผู้ปฏิบัติงานสหกิจได้จัดทำระบบนี้เพื่อลดความซับซ้อนและระยะเวลาของขั้นตอนในการปฏิบัติงานของพนักงานภายในองค์กร อีกทั้งยังสามารถช่วยจัดการปัญหาในการจัดเก็บข้อมูลและลดทรัพยากรกระดาษของการทำงานภายในองค์กร </w:t>
      </w:r>
    </w:p>
    <w:p w14:paraId="6051BF1A" w14:textId="77777777" w:rsidR="00A53FC2" w:rsidRDefault="00A53FC2" w:rsidP="00A53FC2">
      <w:pPr>
        <w:ind w:firstLine="576"/>
      </w:pPr>
      <w:r>
        <w:rPr>
          <w:rFonts w:hint="cs"/>
          <w:cs/>
        </w:rPr>
        <w:t xml:space="preserve">    ดังนั้นเพื่อให้การดำเนินงานเป็นไปตามเป้าหมายและวัตถุประสงค์ของการปฏิบัติงานสหกิจศึกษา ผู้ปฏิบัติงานสหกิจศึกษาต้องศึกษาการทำงานในการเปลี่ยนแปลงการทำงานของแผนก </w:t>
      </w:r>
      <w:r>
        <w:t xml:space="preserve">Production </w:t>
      </w:r>
      <w:r>
        <w:rPr>
          <w:rFonts w:hint="cs"/>
          <w:cs/>
        </w:rPr>
        <w:t xml:space="preserve">และแผนก  </w:t>
      </w:r>
      <w:r>
        <w:t>Quality Assurance</w:t>
      </w:r>
      <w:r>
        <w:rPr>
          <w:rFonts w:hint="cs"/>
          <w:cs/>
        </w:rPr>
        <w:t xml:space="preserve"> จึงเริ่มต้นจากการวิเคราะห์ผู้ใช้งานระบบ ซึ่งผู้ใช้งานระบบเปลี่ยนแปลงกระบวนการทำงานมีผู้มีส่วนเกี่ยวข้องในการทำงานดังนี้</w:t>
      </w:r>
    </w:p>
    <w:p w14:paraId="3B1D274E" w14:textId="77777777" w:rsidR="00A53FC2" w:rsidRPr="00B10673" w:rsidRDefault="00A53FC2" w:rsidP="00A53FC2">
      <w:pPr>
        <w:pStyle w:val="ListParagraph"/>
        <w:numPr>
          <w:ilvl w:val="0"/>
          <w:numId w:val="15"/>
        </w:numPr>
        <w:spacing w:before="0"/>
        <w:rPr>
          <w:rFonts w:cs="TH SarabunPSK"/>
          <w:szCs w:val="32"/>
        </w:rPr>
      </w:pPr>
      <w:r w:rsidRPr="00B10673">
        <w:rPr>
          <w:rFonts w:cs="TH SarabunPSK"/>
          <w:szCs w:val="32"/>
          <w:cs/>
        </w:rPr>
        <w:t xml:space="preserve">ผู้ใช้งานทั่วไป ( </w:t>
      </w:r>
      <w:r w:rsidRPr="00B10673">
        <w:rPr>
          <w:rFonts w:cs="TH SarabunPSK"/>
          <w:szCs w:val="32"/>
        </w:rPr>
        <w:t>Creator</w:t>
      </w:r>
      <w:r w:rsidRPr="00B10673">
        <w:rPr>
          <w:rFonts w:cs="TH SarabunPSK"/>
          <w:szCs w:val="32"/>
          <w:cs/>
        </w:rPr>
        <w:t xml:space="preserve"> ) คือพนักงานที่ต้องการเข้ามาใช้งานระบบ เพื่อที่จะร้องขอการเปลี่ยนแปลงกระบวนการทำงาน หรือต้องการเข้ามามีส่วนเกี่ยวข้องในการจัดทำกระบวนการดังกล่าว</w:t>
      </w:r>
    </w:p>
    <w:p w14:paraId="6879B386" w14:textId="77777777" w:rsidR="00A53FC2" w:rsidRDefault="00A53FC2" w:rsidP="00A53FC2">
      <w:pPr>
        <w:pStyle w:val="ListParagraph"/>
        <w:numPr>
          <w:ilvl w:val="0"/>
          <w:numId w:val="15"/>
        </w:numPr>
        <w:spacing w:before="0"/>
        <w:rPr>
          <w:rFonts w:cs="TH SarabunPSK"/>
          <w:szCs w:val="32"/>
        </w:rPr>
      </w:pPr>
      <w:r w:rsidRPr="00B10673">
        <w:rPr>
          <w:rFonts w:cs="TH SarabunPSK" w:hint="cs"/>
          <w:szCs w:val="32"/>
          <w:cs/>
        </w:rPr>
        <w:t xml:space="preserve">ผู้อนุมัติภายในแผนก ( </w:t>
      </w:r>
      <w:r w:rsidRPr="00B10673">
        <w:rPr>
          <w:rFonts w:cs="TH SarabunPSK"/>
          <w:szCs w:val="32"/>
        </w:rPr>
        <w:t xml:space="preserve">Approver departments </w:t>
      </w:r>
      <w:r w:rsidRPr="00B10673">
        <w:rPr>
          <w:rFonts w:cs="TH SarabunPSK" w:hint="cs"/>
          <w:szCs w:val="32"/>
          <w:cs/>
        </w:rPr>
        <w:t>)</w:t>
      </w:r>
      <w:r w:rsidRPr="00B10673">
        <w:rPr>
          <w:rFonts w:cs="TH SarabunPSK"/>
          <w:szCs w:val="32"/>
          <w:cs/>
        </w:rPr>
        <w:t xml:space="preserve"> </w:t>
      </w:r>
      <w:r w:rsidRPr="00B10673">
        <w:rPr>
          <w:rFonts w:cs="TH SarabunPSK" w:hint="cs"/>
          <w:szCs w:val="32"/>
          <w:cs/>
        </w:rPr>
        <w:t>คือพนักงานที่อยู่ในตำแหน่งที่สูงกว่าพนักงานที่ร้องขอ</w:t>
      </w:r>
      <w:r>
        <w:rPr>
          <w:rFonts w:cs="TH SarabunPSK" w:hint="cs"/>
          <w:szCs w:val="32"/>
          <w:cs/>
        </w:rPr>
        <w:t>ให้</w:t>
      </w:r>
      <w:r w:rsidRPr="00B10673">
        <w:rPr>
          <w:rFonts w:cs="TH SarabunPSK" w:hint="cs"/>
          <w:szCs w:val="32"/>
          <w:cs/>
        </w:rPr>
        <w:t>เปลี่ยนแปลงกระบวนการทำงาน</w:t>
      </w:r>
      <w:r>
        <w:rPr>
          <w:rFonts w:cs="TH SarabunPSK" w:hint="cs"/>
          <w:szCs w:val="32"/>
          <w:cs/>
        </w:rPr>
        <w:t xml:space="preserve">ซึ่งมีได้มากกว่า 1 คน จนถึง 5 คน โดยคนที่อนุมัติเป็นลำดับสุดท้ายต้องมีตำแหน่งระดับ </w:t>
      </w:r>
      <w:r>
        <w:rPr>
          <w:rFonts w:cs="TH SarabunPSK"/>
          <w:szCs w:val="32"/>
        </w:rPr>
        <w:t xml:space="preserve">AD </w:t>
      </w:r>
      <w:r>
        <w:rPr>
          <w:rFonts w:cs="TH SarabunPSK" w:hint="cs"/>
          <w:szCs w:val="32"/>
          <w:cs/>
        </w:rPr>
        <w:t>ขึ้นไป</w:t>
      </w:r>
    </w:p>
    <w:p w14:paraId="1FE913DE" w14:textId="77777777" w:rsidR="00A53FC2" w:rsidRDefault="00A53FC2" w:rsidP="00A53FC2">
      <w:pPr>
        <w:pStyle w:val="ListParagraph"/>
        <w:numPr>
          <w:ilvl w:val="0"/>
          <w:numId w:val="15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 xml:space="preserve">ผู้อนุมัติของแผนกที่เกี่ยวข้อง ( </w:t>
      </w:r>
      <w:r>
        <w:rPr>
          <w:rFonts w:cs="TH SarabunPSK"/>
          <w:szCs w:val="32"/>
        </w:rPr>
        <w:t>Acknowledge departments</w:t>
      </w:r>
      <w:r>
        <w:rPr>
          <w:rFonts w:cs="TH SarabunPSK" w:hint="cs"/>
          <w:szCs w:val="32"/>
          <w:cs/>
        </w:rPr>
        <w:t xml:space="preserve">) คือพนักงานที่อยู่ในแผนกที่เกี่ยวข้อง อาทิเช่น แผนก </w:t>
      </w:r>
      <w:r>
        <w:rPr>
          <w:rFonts w:cs="TH SarabunPSK"/>
          <w:szCs w:val="32"/>
        </w:rPr>
        <w:t xml:space="preserve">PE </w:t>
      </w:r>
      <w:r>
        <w:rPr>
          <w:rFonts w:cs="TH SarabunPSK" w:hint="cs"/>
          <w:szCs w:val="32"/>
          <w:cs/>
        </w:rPr>
        <w:t xml:space="preserve">หรือ </w:t>
      </w:r>
      <w:r>
        <w:rPr>
          <w:rFonts w:cs="TH SarabunPSK"/>
          <w:szCs w:val="32"/>
        </w:rPr>
        <w:t xml:space="preserve">PD </w:t>
      </w:r>
      <w:r>
        <w:rPr>
          <w:rFonts w:cs="TH SarabunPSK" w:hint="cs"/>
          <w:szCs w:val="32"/>
          <w:cs/>
        </w:rPr>
        <w:t xml:space="preserve">เป็นต้น โดยกำหนดคนอนุมัติ 1 คน ซึ่งมีตำแหน่งตั้งแต่ </w:t>
      </w:r>
      <w:r>
        <w:rPr>
          <w:rFonts w:cs="TH SarabunPSK"/>
          <w:szCs w:val="32"/>
        </w:rPr>
        <w:t xml:space="preserve">Staff </w:t>
      </w:r>
      <w:r>
        <w:rPr>
          <w:rFonts w:cs="TH SarabunPSK" w:hint="cs"/>
          <w:szCs w:val="32"/>
          <w:cs/>
        </w:rPr>
        <w:t>ขึ้นไป</w:t>
      </w:r>
    </w:p>
    <w:p w14:paraId="4BABEC9C" w14:textId="7F63FF6A" w:rsidR="00A53FC2" w:rsidRDefault="00A53FC2" w:rsidP="00A53FC2">
      <w:pPr>
        <w:pStyle w:val="ListParagraph"/>
        <w:numPr>
          <w:ilvl w:val="0"/>
          <w:numId w:val="15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ผู้อนุมัติของส่วนงาน</w:t>
      </w:r>
      <w:r>
        <w:rPr>
          <w:rFonts w:cs="TH SarabunPSK"/>
          <w:szCs w:val="32"/>
        </w:rPr>
        <w:t xml:space="preserve"> Quality Assurance Planning </w:t>
      </w:r>
      <w:r>
        <w:rPr>
          <w:rFonts w:cs="TH SarabunPSK" w:hint="cs"/>
          <w:szCs w:val="32"/>
          <w:cs/>
        </w:rPr>
        <w:t>คือพนักงานที่อยู่ใน</w:t>
      </w:r>
      <w:r w:rsidR="006D2526">
        <w:rPr>
          <w:rFonts w:cs="TH SarabunPSK" w:hint="cs"/>
          <w:szCs w:val="32"/>
          <w:cs/>
        </w:rPr>
        <w:t>แผนกตรวจสอบคุณภาพ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โดยในการอนุมัติจะต้องกรอกฟอร์มของส่วนงานนั้น โดยกำหนดคนอนุมัติ 1 คน ซึ่งมีระดับตำแหน่งตั้งแต่ </w:t>
      </w:r>
      <w:r>
        <w:rPr>
          <w:rFonts w:cs="TH SarabunPSK"/>
          <w:szCs w:val="32"/>
        </w:rPr>
        <w:t xml:space="preserve">Staff </w:t>
      </w:r>
      <w:r>
        <w:rPr>
          <w:rFonts w:cs="TH SarabunPSK" w:hint="cs"/>
          <w:szCs w:val="32"/>
          <w:cs/>
        </w:rPr>
        <w:t>ขึ้นไป</w:t>
      </w:r>
    </w:p>
    <w:p w14:paraId="1DA10905" w14:textId="5A17B058" w:rsidR="00A53FC2" w:rsidRDefault="00A53FC2" w:rsidP="00A53FC2">
      <w:pPr>
        <w:pStyle w:val="ListParagraph"/>
        <w:numPr>
          <w:ilvl w:val="0"/>
          <w:numId w:val="15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ผู้อนุมัติของส่วนงาน </w:t>
      </w:r>
      <w:r>
        <w:rPr>
          <w:rFonts w:cs="TH SarabunPSK"/>
          <w:szCs w:val="32"/>
        </w:rPr>
        <w:t xml:space="preserve">BKD </w:t>
      </w:r>
      <w:r>
        <w:rPr>
          <w:rFonts w:cs="TH SarabunPSK" w:hint="cs"/>
          <w:szCs w:val="32"/>
          <w:cs/>
        </w:rPr>
        <w:t>คือพนักงานที่อยู่ใน</w:t>
      </w:r>
      <w:r w:rsidR="006D2526">
        <w:rPr>
          <w:rFonts w:cs="TH SarabunPSK" w:hint="cs"/>
          <w:szCs w:val="32"/>
          <w:cs/>
        </w:rPr>
        <w:t>แผนกตรวจสอบคุณภาพ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โดยในการอนุมัติจะต้องกรอกฟอร์มของส่วนงานนั้น โดยกำหนดคนอนุมัติ 1 คน ซึ่งมีระดับตำแหน่งตั้งแต่ </w:t>
      </w:r>
      <w:r>
        <w:rPr>
          <w:rFonts w:cs="TH SarabunPSK"/>
          <w:szCs w:val="32"/>
        </w:rPr>
        <w:t xml:space="preserve">Staff </w:t>
      </w:r>
      <w:r>
        <w:rPr>
          <w:rFonts w:cs="TH SarabunPSK" w:hint="cs"/>
          <w:szCs w:val="32"/>
          <w:cs/>
        </w:rPr>
        <w:t>ขึ้นไป</w:t>
      </w:r>
    </w:p>
    <w:p w14:paraId="45E3D151" w14:textId="5E713E7A" w:rsidR="00A53FC2" w:rsidRDefault="00A53FC2" w:rsidP="00A53FC2">
      <w:pPr>
        <w:pStyle w:val="ListParagraph"/>
        <w:numPr>
          <w:ilvl w:val="0"/>
          <w:numId w:val="15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ผู้อนุมัติของส่วนงาน </w:t>
      </w:r>
      <w:r>
        <w:rPr>
          <w:rFonts w:cs="TH SarabunPSK"/>
          <w:szCs w:val="32"/>
        </w:rPr>
        <w:t xml:space="preserve">Quality Assurance Customer </w:t>
      </w:r>
      <w:r>
        <w:rPr>
          <w:rFonts w:cs="TH SarabunPSK" w:hint="cs"/>
          <w:szCs w:val="32"/>
          <w:cs/>
        </w:rPr>
        <w:t>คือพนักงานที่อยู่ใน</w:t>
      </w:r>
      <w:r w:rsidR="006D2526">
        <w:rPr>
          <w:rFonts w:cs="TH SarabunPSK" w:hint="cs"/>
          <w:szCs w:val="32"/>
          <w:cs/>
        </w:rPr>
        <w:t>แผนกตรวจสอบคุณภาพ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โดยกำหนดคนอนุมัติตามผลิตภัณฑ์ อาทิเช่น </w:t>
      </w:r>
      <w:r>
        <w:rPr>
          <w:rFonts w:cs="TH SarabunPSK"/>
          <w:szCs w:val="32"/>
        </w:rPr>
        <w:t xml:space="preserve">Gasoline </w:t>
      </w:r>
      <w:r>
        <w:rPr>
          <w:rFonts w:cs="TH SarabunPSK" w:hint="cs"/>
          <w:szCs w:val="32"/>
          <w:cs/>
        </w:rPr>
        <w:t xml:space="preserve">หรือ </w:t>
      </w:r>
      <w:r>
        <w:rPr>
          <w:rFonts w:cs="TH SarabunPSK"/>
          <w:szCs w:val="32"/>
        </w:rPr>
        <w:t>Diesel</w:t>
      </w:r>
      <w:r>
        <w:rPr>
          <w:rFonts w:cs="TH SarabunPSK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 xml:space="preserve">โดยกำหนดคนอนุมัติตั้งแต่ 1 คนขึ้นไป และคนอนุมัติลำดับสุดท้ายต้องมีตำแหน่งตั้ง </w:t>
      </w:r>
      <w:r>
        <w:rPr>
          <w:rFonts w:cs="TH SarabunPSK"/>
          <w:szCs w:val="32"/>
        </w:rPr>
        <w:t xml:space="preserve">AD </w:t>
      </w:r>
      <w:r>
        <w:rPr>
          <w:rFonts w:cs="TH SarabunPSK" w:hint="cs"/>
          <w:szCs w:val="32"/>
          <w:cs/>
        </w:rPr>
        <w:t>ขึ้นไป</w:t>
      </w:r>
    </w:p>
    <w:p w14:paraId="4FE1FBB9" w14:textId="77777777" w:rsidR="00A53FC2" w:rsidRPr="0092232D" w:rsidRDefault="00A53FC2" w:rsidP="00A53FC2">
      <w:pPr>
        <w:pStyle w:val="ListParagraph"/>
        <w:numPr>
          <w:ilvl w:val="0"/>
          <w:numId w:val="15"/>
        </w:numPr>
        <w:spacing w:before="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ผู้ที่มีต้องรับรู้ในการเปลี่ยนแปลงกระบวนการทำงาน (</w:t>
      </w:r>
      <w:r>
        <w:rPr>
          <w:rFonts w:cs="TH SarabunPSK"/>
          <w:szCs w:val="32"/>
        </w:rPr>
        <w:t>Concern Acknowledge</w:t>
      </w:r>
      <w:r>
        <w:rPr>
          <w:rFonts w:cs="TH SarabunPSK" w:hint="cs"/>
          <w:szCs w:val="32"/>
          <w:cs/>
        </w:rPr>
        <w:t>)</w:t>
      </w:r>
      <w:r>
        <w:rPr>
          <w:rFonts w:cs="TH SarabunPSK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>คือพนักงานที่คนร้องขอการเปลี่ยนแปลงกระบวนการต้องการให้รับรู้ว่ามีการเปลี่ยนแปลงกระบวนการดังกล่าว</w:t>
      </w:r>
    </w:p>
    <w:p w14:paraId="2B82C63E" w14:textId="77777777" w:rsidR="00A53FC2" w:rsidRDefault="00A53FC2" w:rsidP="00A53FC2">
      <w:pPr>
        <w:ind w:firstLine="720"/>
      </w:pPr>
      <w:r>
        <w:rPr>
          <w:rFonts w:hint="cs"/>
          <w:cs/>
        </w:rPr>
        <w:t xml:space="preserve">     </w:t>
      </w:r>
      <w:r w:rsidRPr="00EC69E7">
        <w:rPr>
          <w:rFonts w:hint="cs"/>
          <w:cs/>
        </w:rPr>
        <w:t>จากการวิเคราะห์ความต้องการแบ่งมุมมองของผู้ใช้งานของระบบเปลี่ยนแปลงกระบวนการทำงานได้ดังนี้</w:t>
      </w:r>
    </w:p>
    <w:p w14:paraId="52FC10CA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 xml:space="preserve"> 1) มุมมองของผู้ใช้งานทั่วไป (</w:t>
      </w:r>
      <w:r>
        <w:t xml:space="preserve"> Creator </w:t>
      </w:r>
      <w:r>
        <w:rPr>
          <w:rFonts w:hint="cs"/>
          <w:cs/>
        </w:rPr>
        <w:t>)</w:t>
      </w:r>
      <w:r>
        <w:rPr>
          <w:cs/>
        </w:rPr>
        <w:t xml:space="preserve"> </w:t>
      </w:r>
    </w:p>
    <w:p w14:paraId="2B1CEE2D" w14:textId="77777777" w:rsidR="00A53FC2" w:rsidRDefault="00A53FC2" w:rsidP="00A53FC2">
      <w:r>
        <w:tab/>
      </w:r>
      <w:r>
        <w:tab/>
        <w:t>1</w:t>
      </w:r>
      <w:r>
        <w:rPr>
          <w:cs/>
        </w:rPr>
        <w:t>.</w:t>
      </w:r>
      <w:r>
        <w:t>1</w:t>
      </w:r>
      <w:r>
        <w:rPr>
          <w:rFonts w:hint="cs"/>
          <w:cs/>
        </w:rPr>
        <w:t>) สร้างแบบฟอร์มเปลี่ยนแปลงกระบวนการทำงานของส่วนงานที่เกี่ยวข้องหรือของส่วนงานของตนเอง</w:t>
      </w:r>
    </w:p>
    <w:p w14:paraId="0FE9F131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1.1.1) ผู้ใช้สามารถสร้างแบบฟอร์มเปลี่ยนแปลงกระบวนการทำงานของส่วนงานของตนเอง หรือส่วนงานที่เกี่ยวข้อง</w:t>
      </w:r>
    </w:p>
    <w:p w14:paraId="1CD6AB2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1.2) ดูสถานะของแบบฟอร์มเปลี่ยนแปลงกระบวนการทำงาน</w:t>
      </w:r>
    </w:p>
    <w:p w14:paraId="72710CDF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2.1.1) ผู้ใช้สามารถตรวจสอบสถานะการอนุมัติของแบบฟอร์มเปลี่ยนแปลงกระบวนการทำงานของตนเอง เพื่อติดตามสถานะการอนุมัติของแบบฟอร์มเปลี่ยนแปลงกระบวนการ</w:t>
      </w:r>
    </w:p>
    <w:p w14:paraId="7607C410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1.3) ดูแบบฟอร์มเปลี่ยนแปลงกระบวนการทั้งหมด</w:t>
      </w:r>
    </w:p>
    <w:p w14:paraId="22F9A02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3.1.1) ผู้ใช้สามารถดูรายงานแบบฟอร์มเปลี่ยนแปลงกระบวนการทั้งหมดได้ แต่ไม่สามารถปริ้นรายงานแบบฟอร์มเปลี่ยนแปลงกระบวนการนั้น ๆ ได้</w:t>
      </w:r>
    </w:p>
    <w:p w14:paraId="5D821298" w14:textId="77777777" w:rsidR="00A53FC2" w:rsidRDefault="00A53FC2" w:rsidP="00A53FC2">
      <w:r>
        <w:lastRenderedPageBreak/>
        <w:tab/>
        <w:t>2</w:t>
      </w:r>
      <w:r>
        <w:rPr>
          <w:rFonts w:hint="cs"/>
          <w:cs/>
        </w:rPr>
        <w:t>) มุมมองของ</w:t>
      </w:r>
      <w:r w:rsidRPr="00B10673">
        <w:rPr>
          <w:rFonts w:hint="cs"/>
          <w:cs/>
        </w:rPr>
        <w:t xml:space="preserve">ผู้อนุมัติภายในแผนก ( </w:t>
      </w:r>
      <w:r w:rsidRPr="00B10673">
        <w:t xml:space="preserve">Approver departments </w:t>
      </w:r>
      <w:r w:rsidRPr="00B10673">
        <w:rPr>
          <w:rFonts w:hint="cs"/>
          <w:cs/>
        </w:rPr>
        <w:t>)</w:t>
      </w:r>
    </w:p>
    <w:p w14:paraId="621038EB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2.1) อนุมัติแบบฟอร์มเปลี่ยนแปลงกระบวนการภายในแผนก</w:t>
      </w:r>
    </w:p>
    <w:p w14:paraId="23647833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2.1.1) ผู้ใช้สามารถอนุมัติแบบฟอร์มเปลี่ยนแปลงกระบวนการภายในแผนก โดยผู้อนุมัติจะตรวจสอบข้อมูลแบบฟอร์มเปลี่ยนแปลงกระบวนการว่าถูกต้องหรือไม่</w:t>
      </w:r>
    </w:p>
    <w:p w14:paraId="6063F46C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2.1.2) ในกรณีข้อมูลไม่ถูกต้องหรือแบบฟอร์มดังกล่าวถูกส่งมาผิด ผู้ใช้สามารถไม่อนุมัติแบบฟอร์มเปลี่ยนแปลงกระบวนการดังกล่าวได้ </w:t>
      </w:r>
    </w:p>
    <w:p w14:paraId="75A4C067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2.2) ดูสถานะของแบบฟอร์มเปลี่ยนแปลงกระบวนการทำงาน</w:t>
      </w:r>
    </w:p>
    <w:p w14:paraId="4C762235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2.2.1) ผู้ใช้สามารถตรวจสอบสถานะการอนุมัติของแบบฟอร์มเปลี่ยนแปลงกระบวนการทำงานของตนเอง เพื่อติดตามสถานะการอนุมัติของแบบฟอร์มเปลี่ยนแปลงกระบวนการ</w:t>
      </w:r>
    </w:p>
    <w:p w14:paraId="6B0B2F95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2.3) ดูแบบฟอร์มเปลี่ยนแปลงกระบวนการทั้งหมด</w:t>
      </w:r>
    </w:p>
    <w:p w14:paraId="272D494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2.3.1) ผู้ใช้สามารถดูรายงานแบบฟอร์มเปลี่ยนแปลงกระบวนการทั้งหมดได้ แต่ไม่สามารถปริ้นรายงานแบบฟอร์มเปลี่ยนแปลงกระบวนการนั้น ๆ ได้ เพื่อนำไปอ้างอิงอาจรวมไปถึงจัดทำรายงานของการเปลี่ยนแปลงกระบวนรายปี เป็นต้น</w:t>
      </w:r>
    </w:p>
    <w:p w14:paraId="0F614D90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 xml:space="preserve">3) มุมมองของผู้อนุมัติของแผนกที่เกี่ยวข้อง ( </w:t>
      </w:r>
      <w:r>
        <w:t>Acknowledge departments</w:t>
      </w:r>
      <w:r>
        <w:rPr>
          <w:rFonts w:hint="cs"/>
          <w:cs/>
        </w:rPr>
        <w:t>)</w:t>
      </w:r>
    </w:p>
    <w:p w14:paraId="22E95133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3.1) อนุมัติแบบฟอร์มเปลี่ยนแปลงกระบวนการที่เกี่ยวข้อง</w:t>
      </w:r>
    </w:p>
    <w:p w14:paraId="6BDCDABB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3.1.1) ผู้ใช้สามารถอนุมัติแบบฟอร์มเปลี่ยนแปลงกระบวนการได้ ก็ต่อเมื่อเป็นสวนงานหรือแผนกที่เกี่ยวข้องของการเปลี่ยนแปลงกระบวนการดังกล่าว โดยผู้อนุมัติจะตรวจสอบข้อมูลแบบฟอร์มเปลี่ยนแปลงกระบวนการว่าถูกต้องหรือไม่ เพื่อเป็นผลในการดำเนินการเปลี่ยนแปลงกระบวนการดังกล่าวตามแบบแผนการทำงานของการเปลี่ยนแปลงกระบวนการ</w:t>
      </w:r>
    </w:p>
    <w:p w14:paraId="12C0238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3.1.2) ในกรณีข้อมูลไม่ถูกต้องหรือแบบฟอร์มดังกล่าวถูกส่งมาผิด ผู้ใช้สามารถไม่อนุมัติแบบฟอร์มเปลี่ยนแปลงกระบวนการดังกล่าวได้ </w:t>
      </w:r>
    </w:p>
    <w:p w14:paraId="701FEBF3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3.2) ดูสถานะของแบบฟอร์มเปลี่ยนแปลงกระบวนการทำงาน</w:t>
      </w:r>
    </w:p>
    <w:p w14:paraId="13ABB76D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3.2.1) ผู้ใช้สามารถตรวจสอบสถานะการอนุมัติของแบบฟอร์มเปลี่ยนแปลงกระบวนการทำงานของตนเอง เพื่อติดตามสถานะการอนุมัติของแบบฟอร์มเปลี่ยนแปลงกระบวนการ</w:t>
      </w:r>
    </w:p>
    <w:p w14:paraId="3DA884AC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3.3) ดูแบบฟอร์มเปลี่ยนแปลงกระบวนการทั้งหมด</w:t>
      </w:r>
    </w:p>
    <w:p w14:paraId="04F69D8B" w14:textId="77777777" w:rsidR="00A53FC2" w:rsidRDefault="00A53FC2" w:rsidP="00A53FC2"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      3.3.1) ผู้ใช้สามารถดูรายงานแบบฟอร์มเปลี่ยนแปลงกระบวนการทั้งหมดได้ แต่ไม่สามารถปริ้นรายงานแบบฟอร์มเปลี่ยนแปลงกระบวนการนั้น ๆ ได้ เพื่อนำไปอ้างอิงอาจรวมไปถึงจัดทำรายงานของการเปลี่ยนแปลงกระบวนรายปี เป็นต้น</w:t>
      </w:r>
    </w:p>
    <w:p w14:paraId="040695EC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>4) มุมมองของผู้อนุมัติของส่วนงาน</w:t>
      </w:r>
      <w:r>
        <w:t xml:space="preserve"> QAP</w:t>
      </w:r>
      <w:r>
        <w:rPr>
          <w:rFonts w:hint="cs"/>
          <w:cs/>
        </w:rPr>
        <w:t xml:space="preserve"> (</w:t>
      </w:r>
      <w:r>
        <w:t>Quality Assurance Planning</w:t>
      </w:r>
      <w:r>
        <w:rPr>
          <w:rFonts w:hint="cs"/>
          <w:cs/>
        </w:rPr>
        <w:t>)</w:t>
      </w:r>
    </w:p>
    <w:p w14:paraId="0BB22999" w14:textId="77777777" w:rsidR="00A53FC2" w:rsidRDefault="00A53FC2" w:rsidP="00A53FC2">
      <w:r>
        <w:tab/>
      </w:r>
      <w:r>
        <w:tab/>
        <w:t>4</w:t>
      </w:r>
      <w:r>
        <w:rPr>
          <w:rFonts w:hint="cs"/>
          <w:cs/>
        </w:rPr>
        <w:t>.1) อนุมัติแบบฟอร์มเปลี่ยนแปลงกระบวนการ</w:t>
      </w:r>
    </w:p>
    <w:p w14:paraId="4CF28229" w14:textId="77777777" w:rsidR="00A53FC2" w:rsidRDefault="00A53FC2" w:rsidP="00A53FC2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4.1.1) ผู้ใช้สามารถอนุมัติแบบฟอร์มเปลี่ยนแปลงกระบวนการได้ โดยการกรอกแบบฟอร์มของส่วนงาน </w:t>
      </w:r>
      <w:r>
        <w:t xml:space="preserve">Quality Assurance Planning </w:t>
      </w:r>
      <w:r>
        <w:rPr>
          <w:rFonts w:hint="cs"/>
          <w:cs/>
        </w:rPr>
        <w:t>ซึ่งเป็นแบบฟอร์มเฉพาะส่วนงาน ในการกรอกแบบฟอร์มนี้ถือเป็นการอนุมัติแบบฟอร์มเปลี่ยนแปลงกระบวนการทำงาน</w:t>
      </w:r>
    </w:p>
    <w:p w14:paraId="0E7845D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4.1.2) ในกรณีที่ผู้ใช้ไม่อนุมัติแบบฟอร์มเปลี่ยนแปลงกระบวนการดังกล่าว ผู้สามารถไม่อนุมัติ</w:t>
      </w:r>
    </w:p>
    <w:p w14:paraId="371C5F56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4.2) ดูสถานะของแบบฟอร์มเปลี่ยนแปลงกระบวนการทำงาน</w:t>
      </w:r>
    </w:p>
    <w:p w14:paraId="5682475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4.2.1) ผู้ใช้สามารถตรวจสอบสถานะการอนุมัติของแบบฟอร์มเปลี่ยนแปลงกระบวนการทำงานของตนเอง เพื่อติดตามสถานะการอนุมัติของแบบฟอร์มเปลี่ยนแปลงกระบวนการ</w:t>
      </w:r>
    </w:p>
    <w:p w14:paraId="5EF80AC1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4.3) ดูแบบฟอร์มเปลี่ยนแปลงกระบวนการทั้งหมด</w:t>
      </w:r>
    </w:p>
    <w:p w14:paraId="6CC17DC1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4.3.1) ผู้ใช้สามารถดูรายงานแบบฟอร์มเปลี่ยนแปลงกระบวนการทั้งหมดได้ แต่ไม่สามารถปริ้นรายงานแบบฟอร์มเปลี่ยนแปลงกระบวนการนั้น ๆ ได้ เพื่อนำไปอ้างอิงอาจรวมไปถึงจัดทำรายงานของการเปลี่ยนแปลงกระบวนรายปี เป็นต้น</w:t>
      </w:r>
    </w:p>
    <w:p w14:paraId="560247AD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>5) มุมมองของผู้อนุมัติของส่วนงาน</w:t>
      </w:r>
      <w:r>
        <w:t xml:space="preserve"> BKD</w:t>
      </w:r>
      <w:r>
        <w:rPr>
          <w:rFonts w:hint="cs"/>
          <w:cs/>
        </w:rPr>
        <w:t xml:space="preserve"> </w:t>
      </w:r>
    </w:p>
    <w:p w14:paraId="3084ADB6" w14:textId="77777777" w:rsidR="00A53FC2" w:rsidRDefault="00A53FC2" w:rsidP="00A53FC2">
      <w:r>
        <w:tab/>
      </w:r>
      <w:r>
        <w:tab/>
        <w:t>5</w:t>
      </w:r>
      <w:r>
        <w:rPr>
          <w:rFonts w:hint="cs"/>
          <w:cs/>
        </w:rPr>
        <w:t>.1) อนุมัติแบบฟอร์มเปลี่ยนแปลงกระบวนการ</w:t>
      </w:r>
    </w:p>
    <w:p w14:paraId="6D08EE3D" w14:textId="77777777" w:rsidR="00A53FC2" w:rsidRDefault="00A53FC2" w:rsidP="00A53FC2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5</w:t>
      </w:r>
      <w:r>
        <w:rPr>
          <w:rFonts w:hint="cs"/>
          <w:cs/>
        </w:rPr>
        <w:t xml:space="preserve">.1.1) ผู้ใช้สามารถอนุมัติแบบฟอร์มเปลี่ยนแปลงกระบวนการได้ โดยการกรอกแบบฟอร์มของส่วนงาน </w:t>
      </w:r>
      <w:r>
        <w:t xml:space="preserve">BKD </w:t>
      </w:r>
      <w:r>
        <w:rPr>
          <w:rFonts w:hint="cs"/>
          <w:cs/>
        </w:rPr>
        <w:t>ซึ่งเป็นแบบฟอร์มเฉพาะส่วนงาน ในการกรอกแบบฟอร์มนี้ถือเป็นการอนุมัติแบบฟอร์มเปลี่ยนแปลงกระบวนการทำงาน</w:t>
      </w:r>
    </w:p>
    <w:p w14:paraId="0AA8932C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5</w:t>
      </w:r>
      <w:r>
        <w:rPr>
          <w:rFonts w:hint="cs"/>
          <w:cs/>
        </w:rPr>
        <w:t>.1.2) ในกรณีที่ผู้ใช้ไม่อนุมัติแบบฟอร์มเปลี่ยนแปลงกระบวนการดังกล่าว ผู้สามารถไม่อนุมัติ</w:t>
      </w:r>
    </w:p>
    <w:p w14:paraId="0022BFF4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t>5</w:t>
      </w:r>
      <w:r>
        <w:rPr>
          <w:rFonts w:hint="cs"/>
          <w:cs/>
        </w:rPr>
        <w:t>.2) ดูสถานะของแบบฟอร์มเปลี่ยนแปลงกระบวนการทำงาน</w:t>
      </w:r>
    </w:p>
    <w:p w14:paraId="502A9342" w14:textId="77777777" w:rsidR="00A53FC2" w:rsidRDefault="00A53FC2" w:rsidP="00A53FC2"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5</w:t>
      </w:r>
      <w:r>
        <w:rPr>
          <w:rFonts w:hint="cs"/>
          <w:cs/>
        </w:rPr>
        <w:t>.2.1) ผู้ใช้สามารถตรวจสอบสถานะการอนุมัติของแบบฟอร์มเปลี่ยนแปลงกระบวนการทำงานของตนเอง เพื่อติดตามสถานะการอนุมัติของแบบฟอร์มเปลี่ยนแปลงกระบวนการ</w:t>
      </w:r>
    </w:p>
    <w:p w14:paraId="0C603DD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t>5</w:t>
      </w:r>
      <w:r>
        <w:rPr>
          <w:rFonts w:hint="cs"/>
          <w:cs/>
        </w:rPr>
        <w:t>.3) ดูแบบฟอร์มเปลี่ยนแปลงกระบวนการทั้งหมด</w:t>
      </w:r>
    </w:p>
    <w:p w14:paraId="63315ACA" w14:textId="77777777" w:rsidR="00A53FC2" w:rsidRDefault="00A53FC2" w:rsidP="00A53FC2">
      <w:pPr>
        <w:ind w:firstLine="720"/>
      </w:pPr>
      <w:r>
        <w:t>6</w:t>
      </w:r>
      <w:r>
        <w:rPr>
          <w:rFonts w:hint="cs"/>
          <w:cs/>
        </w:rPr>
        <w:t>) มุมมองของผู้อนุมัติของส่วนงาน</w:t>
      </w:r>
      <w:r>
        <w:t xml:space="preserve"> BKD</w:t>
      </w:r>
      <w:r>
        <w:rPr>
          <w:rFonts w:hint="cs"/>
          <w:cs/>
        </w:rPr>
        <w:t xml:space="preserve"> </w:t>
      </w:r>
    </w:p>
    <w:p w14:paraId="7774D09F" w14:textId="77777777" w:rsidR="00A53FC2" w:rsidRDefault="00A53FC2" w:rsidP="00A53FC2">
      <w:r>
        <w:tab/>
      </w:r>
      <w:r>
        <w:tab/>
        <w:t>6</w:t>
      </w:r>
      <w:r>
        <w:rPr>
          <w:rFonts w:hint="cs"/>
          <w:cs/>
        </w:rPr>
        <w:t>.1) อนุมัติแบบฟอร์มเปลี่ยนแปลงกระบวนการ</w:t>
      </w:r>
    </w:p>
    <w:p w14:paraId="57744A6A" w14:textId="77777777" w:rsidR="00A53FC2" w:rsidRDefault="00A53FC2" w:rsidP="00A53FC2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6</w:t>
      </w:r>
      <w:r>
        <w:rPr>
          <w:rFonts w:hint="cs"/>
          <w:cs/>
        </w:rPr>
        <w:t xml:space="preserve">.1.1) ผู้ใช้สามารถอนุมัติแบบฟอร์มเปลี่ยนแปลงกระบวนการได้ โดยการกรอกแบบฟอร์มของส่วนงาน </w:t>
      </w:r>
      <w:r>
        <w:t xml:space="preserve">BKD </w:t>
      </w:r>
      <w:r>
        <w:rPr>
          <w:rFonts w:hint="cs"/>
          <w:cs/>
        </w:rPr>
        <w:t>ซึ่งเป็นแบบฟอร์มเฉพาะส่วนงาน ในการกรอกแบบฟอร์มนี้ถือเป็นการอนุมัติแบบฟอร์มเปลี่ยนแปลงกระบวนการทำงาน</w:t>
      </w:r>
    </w:p>
    <w:p w14:paraId="235798A8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6</w:t>
      </w:r>
      <w:r>
        <w:rPr>
          <w:rFonts w:hint="cs"/>
          <w:cs/>
        </w:rPr>
        <w:t>.1.2) ในกรณีที่ผู้ใช้ไม่อนุมัติแบบฟอร์มเปลี่ยนแปลงกระบวนการดังกล่าว ผู้สามารถไม่อนุมัติ</w:t>
      </w:r>
    </w:p>
    <w:p w14:paraId="728817D4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t>6</w:t>
      </w:r>
      <w:r>
        <w:rPr>
          <w:rFonts w:hint="cs"/>
          <w:cs/>
        </w:rPr>
        <w:t>.2) ดูสถานะของแบบฟอร์มเปลี่ยนแปลงกระบวนการทำงาน</w:t>
      </w:r>
    </w:p>
    <w:p w14:paraId="6A07260F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6</w:t>
      </w:r>
      <w:r>
        <w:rPr>
          <w:rFonts w:hint="cs"/>
          <w:cs/>
        </w:rPr>
        <w:t>.2.1) ผู้ใช้สามารถตรวจสอบสถานะการอนุมัติของแบบฟอร์มเปลี่ยนแปลงกระบวนการทำงานของตนเอง เพื่อติดตามสถานะการอนุมัติของแบบฟอร์มเปลี่ยนแปลงกระบวนการ</w:t>
      </w:r>
    </w:p>
    <w:p w14:paraId="2F4C0C01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t>6</w:t>
      </w:r>
      <w:r>
        <w:rPr>
          <w:rFonts w:hint="cs"/>
          <w:cs/>
        </w:rPr>
        <w:t>.3) ดูแบบฟอร์มเปลี่ยนแปลงกระบวนการทั้งหมด</w:t>
      </w:r>
    </w:p>
    <w:p w14:paraId="13755430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6</w:t>
      </w:r>
      <w:r>
        <w:rPr>
          <w:rFonts w:hint="cs"/>
          <w:cs/>
        </w:rPr>
        <w:t>.3.1) ผู้ใช้สามารถดูรายงานแบบฟอร์มเปลี่ยนแปลงกระบวนการทั้งหมดได้ แต่ไม่สามารถปริ้นรายงานแบบฟอร์มเปลี่ยนแปลงกระบวนการนั้น ๆ ได้ เพื่อนำไปอ้างอิงอาจรวมไปถึงจัดทำรายงานของการเปลี่ยนแปลงกระบวนรายปี เป็นต้น</w:t>
      </w:r>
    </w:p>
    <w:p w14:paraId="172B7667" w14:textId="77777777" w:rsidR="00A53FC2" w:rsidRDefault="00A53FC2" w:rsidP="00A53FC2">
      <w:pPr>
        <w:ind w:firstLine="720"/>
        <w:rPr>
          <w:cs/>
        </w:rPr>
      </w:pPr>
      <w:r>
        <w:t>7</w:t>
      </w:r>
      <w:r>
        <w:rPr>
          <w:rFonts w:hint="cs"/>
          <w:cs/>
        </w:rPr>
        <w:t>) มุมมองของผู้อนุมัติของส่วนงาน</w:t>
      </w:r>
      <w:r>
        <w:t xml:space="preserve"> QAC </w:t>
      </w:r>
      <w:r>
        <w:rPr>
          <w:rFonts w:hint="cs"/>
          <w:cs/>
        </w:rPr>
        <w:t>(</w:t>
      </w:r>
      <w:r>
        <w:t>Quality Assurance Customer</w:t>
      </w:r>
      <w:r>
        <w:rPr>
          <w:rFonts w:hint="cs"/>
          <w:cs/>
        </w:rPr>
        <w:t>)</w:t>
      </w:r>
    </w:p>
    <w:p w14:paraId="796A1366" w14:textId="77777777" w:rsidR="00A53FC2" w:rsidRDefault="00A53FC2" w:rsidP="00A53FC2">
      <w:r>
        <w:tab/>
      </w:r>
      <w:r>
        <w:tab/>
        <w:t>7</w:t>
      </w:r>
      <w:r>
        <w:rPr>
          <w:rFonts w:hint="cs"/>
          <w:cs/>
        </w:rPr>
        <w:t>.1) อนุมัติแบบฟอร์มเปลี่ยนแปลงกระบวนการ</w:t>
      </w:r>
    </w:p>
    <w:p w14:paraId="757722EB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7</w:t>
      </w:r>
      <w:r>
        <w:rPr>
          <w:rFonts w:hint="cs"/>
          <w:cs/>
        </w:rPr>
        <w:t>.1.1) ผู้ใช้สามารถอนุมัติแบบฟอร์มเปลี่ยนแปลงกระบวนการได้ โดยผู้อนุมัติจะตรวจสอบข้อมูลแบบฟอร์มเปลี่ยนแปลงกระบวนการว่าถูกต้องหรือไม่ เพื่อเป็นผลในการดำเนินการเปลี่ยนแปลงกระบวนการดังกล่าวตามแบบแผนการทำงานของการเปลี่ยนแปลงกระบวนการ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</w:p>
    <w:p w14:paraId="76837CBE" w14:textId="77777777" w:rsidR="00A53FC2" w:rsidRDefault="00A53FC2" w:rsidP="00A53FC2">
      <w:pPr>
        <w:ind w:left="1440"/>
      </w:pPr>
      <w:r>
        <w:rPr>
          <w:rFonts w:hint="cs"/>
          <w:cs/>
        </w:rPr>
        <w:t xml:space="preserve">      </w:t>
      </w:r>
      <w:r>
        <w:t>7</w:t>
      </w:r>
      <w:r>
        <w:rPr>
          <w:rFonts w:hint="cs"/>
          <w:cs/>
        </w:rPr>
        <w:t xml:space="preserve">.1.2) ในกรณีที่ผู้ใช้ไม่อนุมัติแบบฟอร์มเปลี่ยนแปลงกระบวนการดังกล่าว ผู้ใช้สามารถไม่อนุมัติได้ </w:t>
      </w:r>
    </w:p>
    <w:p w14:paraId="2D556A1A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t>7</w:t>
      </w:r>
      <w:r>
        <w:rPr>
          <w:rFonts w:hint="cs"/>
          <w:cs/>
        </w:rPr>
        <w:t>.2) ดูสถานะของแบบฟอร์มเปลี่ยนแปลงกระบวนการทำงาน</w:t>
      </w:r>
    </w:p>
    <w:p w14:paraId="40D442A2" w14:textId="77777777" w:rsidR="00A53FC2" w:rsidRDefault="00A53FC2" w:rsidP="00A53FC2"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7</w:t>
      </w:r>
      <w:r>
        <w:rPr>
          <w:rFonts w:hint="cs"/>
          <w:cs/>
        </w:rPr>
        <w:t>.2.1) ผู้ใช้สามารถตรวจสอบสถานะการอนุมัติของแบบฟอร์มเปลี่ยนแปลงกระบวนการทำงานของตนเอง เพื่อติดตามสถานะการอนุมัติของแบบฟอร์มเปลี่ยนแปลงกระบวนการ</w:t>
      </w:r>
    </w:p>
    <w:p w14:paraId="2A0D1CDD" w14:textId="77777777" w:rsidR="00A53FC2" w:rsidRDefault="00A53FC2" w:rsidP="00A53FC2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t>7</w:t>
      </w:r>
      <w:r>
        <w:rPr>
          <w:rFonts w:hint="cs"/>
          <w:cs/>
        </w:rPr>
        <w:t>.3) ดูแบบฟอร์มเปลี่ยนแปลงกระบวนการทั้งหมด</w:t>
      </w:r>
    </w:p>
    <w:p w14:paraId="5419263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</w:t>
      </w:r>
      <w:r>
        <w:t>7</w:t>
      </w:r>
      <w:r>
        <w:rPr>
          <w:rFonts w:hint="cs"/>
          <w:cs/>
        </w:rPr>
        <w:t>.3.1) ผู้ใช้สามารถดูรายงานแบบฟอร์มเปลี่ยนแปลงกระบวนการทั้งหมดได้ แต่ไม่สามารถปริ้นรายงานแบบฟอร์มเปลี่ยนแปลงกระบวนการนั้น ๆ ได้ เพื่อนำไปอ้างอิงอาจรวมไปถึงจัดทำรายงานของการเปลี่ยนแปลงกระบวนรายปี เป็นต้น</w:t>
      </w:r>
    </w:p>
    <w:p w14:paraId="63DC2DAD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>8) มุมมองของผู้ที่มีต้องรับรู้ในการเปลี่ยนแปลงกระบวนการทำงาน (</w:t>
      </w:r>
      <w:r>
        <w:t>Concern Acknowledge</w:t>
      </w:r>
      <w:r>
        <w:rPr>
          <w:rFonts w:hint="cs"/>
          <w:cs/>
        </w:rPr>
        <w:t>)</w:t>
      </w:r>
    </w:p>
    <w:p w14:paraId="10D11EF1" w14:textId="77777777" w:rsidR="00A53FC2" w:rsidRDefault="00A53FC2" w:rsidP="00A53FC2">
      <w:r>
        <w:tab/>
      </w:r>
      <w:r>
        <w:tab/>
      </w:r>
      <w:r>
        <w:rPr>
          <w:rFonts w:hint="cs"/>
          <w:cs/>
        </w:rPr>
        <w:t>8.1) ดูแบบฟอร์มเปลี่ยนแปลงกระบวนการทำงาน</w:t>
      </w:r>
    </w:p>
    <w:p w14:paraId="419CB5E7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8.1.1) ผู้ใช้สามารถดูแบบฟอร์มเปลี่ยนแปลงกระบวนการของส่วนงานที่เกี่ยวข้องของตนเองได้</w:t>
      </w:r>
      <w:r>
        <w:rPr>
          <w:cs/>
        </w:rPr>
        <w:tab/>
      </w:r>
    </w:p>
    <w:p w14:paraId="33FB3B28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 xml:space="preserve">9) มุมมองของ </w:t>
      </w:r>
      <w:r>
        <w:t>PE Admin</w:t>
      </w:r>
      <w:r>
        <w:rPr>
          <w:rFonts w:hint="cs"/>
          <w:cs/>
        </w:rPr>
        <w:t xml:space="preserve"> (</w:t>
      </w:r>
      <w:r>
        <w:t>Production Engineering Admin</w:t>
      </w:r>
      <w:r>
        <w:rPr>
          <w:rFonts w:hint="cs"/>
          <w:cs/>
        </w:rPr>
        <w:t>)</w:t>
      </w:r>
    </w:p>
    <w:p w14:paraId="48193803" w14:textId="77777777" w:rsidR="00A53FC2" w:rsidRDefault="00A53FC2" w:rsidP="00A53FC2">
      <w:pPr>
        <w:rPr>
          <w:cs/>
        </w:rPr>
      </w:pPr>
      <w:r>
        <w:tab/>
      </w:r>
      <w:r>
        <w:tab/>
      </w:r>
      <w:r>
        <w:rPr>
          <w:rFonts w:hint="cs"/>
          <w:cs/>
        </w:rPr>
        <w:t>9.1) อนุมัติคนเข้าใช้งานระบบ</w:t>
      </w:r>
    </w:p>
    <w:p w14:paraId="0A8693B3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9.1.1) ผู้ใช้สามารถอนุมัติคนเข้าใช้งานระบบ เพื่อให้สิทธิ์ในการเข้าใช้งานระบบและการดูเอกสารต่าง ๆ แบบฟอร์มเปลี่ยนแปลงกระบวนการทำงานได้</w:t>
      </w:r>
    </w:p>
    <w:p w14:paraId="67DCEDE0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9.2) ดูแบบฟอร์มเปลี่ยนแปลงกระบวนการทั้งหมด</w:t>
      </w:r>
    </w:p>
    <w:p w14:paraId="219E9EE4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9.2.1) ผู้ใช้สามารถดูรายงานแบบฟอร์มเปลี่ยนแปลงกระบวนการทั้งหมดได้ และสามารถปริ้นรายงานแบบฟอร์มเปลี่ยนแปลงกระบวนการนั้น ๆ ได้ เพื่อนำไปอ้างอิงอาจรวมไปถึงจัดทำรายงานของการเปลี่ยนแปลงกระบวนรายปี เป็นต้น</w:t>
      </w:r>
    </w:p>
    <w:p w14:paraId="5D42559C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 xml:space="preserve">10) มุมมองของ </w:t>
      </w:r>
      <w:r>
        <w:t>QA Admin</w:t>
      </w:r>
      <w:r>
        <w:rPr>
          <w:rFonts w:hint="cs"/>
          <w:cs/>
        </w:rPr>
        <w:t xml:space="preserve"> (</w:t>
      </w:r>
      <w:r>
        <w:t>Quality Assurance Admin</w:t>
      </w:r>
      <w:r>
        <w:rPr>
          <w:rFonts w:hint="cs"/>
          <w:cs/>
        </w:rPr>
        <w:t>)</w:t>
      </w:r>
    </w:p>
    <w:p w14:paraId="54DB3822" w14:textId="77777777" w:rsidR="00A53FC2" w:rsidRDefault="00A53FC2" w:rsidP="00A53FC2">
      <w:pPr>
        <w:rPr>
          <w:cs/>
        </w:rPr>
      </w:pPr>
      <w:r>
        <w:tab/>
      </w:r>
      <w:r>
        <w:tab/>
      </w:r>
      <w:r>
        <w:rPr>
          <w:rFonts w:hint="cs"/>
          <w:cs/>
        </w:rPr>
        <w:t xml:space="preserve">10.1) จัดการคนอนุมัติเกี่ยวกับบทบาทของ </w:t>
      </w:r>
      <w:r>
        <w:t xml:space="preserve">QA </w:t>
      </w:r>
      <w:r>
        <w:rPr>
          <w:rFonts w:hint="cs"/>
          <w:cs/>
        </w:rPr>
        <w:t>ทั้งหมด</w:t>
      </w:r>
    </w:p>
    <w:p w14:paraId="790550DB" w14:textId="77777777" w:rsidR="00A53FC2" w:rsidRDefault="00A53FC2" w:rsidP="00A53FC2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 10.1.1) ผู้ใช้สามารถกำหนดคนอนุมัติและจัดลำดับคนอนุมัติในแต่ละส่วนงานของ </w:t>
      </w:r>
      <w:r>
        <w:t xml:space="preserve">QA </w:t>
      </w:r>
      <w:r>
        <w:rPr>
          <w:rFonts w:hint="cs"/>
          <w:cs/>
        </w:rPr>
        <w:t xml:space="preserve">โดยส่วนงานของ </w:t>
      </w:r>
      <w:r>
        <w:t xml:space="preserve">QA </w:t>
      </w:r>
      <w:r>
        <w:rPr>
          <w:rFonts w:hint="cs"/>
          <w:cs/>
        </w:rPr>
        <w:t xml:space="preserve">ได้แก่ </w:t>
      </w:r>
      <w:r>
        <w:t>BKD QAP</w:t>
      </w:r>
      <w:r>
        <w:rPr>
          <w:rFonts w:hint="cs"/>
          <w:cs/>
        </w:rPr>
        <w:t xml:space="preserve"> และ </w:t>
      </w:r>
      <w:r>
        <w:t xml:space="preserve">QAC </w:t>
      </w:r>
    </w:p>
    <w:p w14:paraId="5BFBDFF6" w14:textId="77777777" w:rsidR="00A53FC2" w:rsidRDefault="00A53FC2" w:rsidP="00A53FC2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10.2) จัดการแบบฟอร์ม </w:t>
      </w:r>
      <w:r>
        <w:t xml:space="preserve">Annual Plan </w:t>
      </w:r>
    </w:p>
    <w:p w14:paraId="68CBCAB0" w14:textId="77777777" w:rsidR="00A53FC2" w:rsidRDefault="00A53FC2" w:rsidP="00A53FC2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 10.2.1) ผู้ใช้สามารถสร้างแบบฟอร์ม </w:t>
      </w:r>
      <w:r>
        <w:t xml:space="preserve">Annual Plan </w:t>
      </w:r>
      <w:r>
        <w:rPr>
          <w:rFonts w:hint="cs"/>
          <w:cs/>
        </w:rPr>
        <w:t xml:space="preserve">เพื่อใช้ข้อมูลในการสร้างแบบฟอร์มเปลี่ยนแปลงกระบวนการทำงาน โดยในการสร้างแบบฟอร์มเปลี่ยนแปลงกระบวนการทำงาน 1 แบบฟอร์มจะใช้เลข </w:t>
      </w:r>
      <w:r>
        <w:t xml:space="preserve">Annual Plan </w:t>
      </w:r>
      <w:r>
        <w:rPr>
          <w:rFonts w:hint="cs"/>
          <w:cs/>
        </w:rPr>
        <w:t>1 เลขต่อการใช้ข้อมูล 1 ครั้ง</w:t>
      </w:r>
    </w:p>
    <w:p w14:paraId="6D2BB879" w14:textId="77777777" w:rsidR="00A53FC2" w:rsidRDefault="00A53FC2" w:rsidP="00A53FC2">
      <w:pPr>
        <w:ind w:left="720" w:firstLine="720"/>
        <w:rPr>
          <w:cs/>
        </w:rPr>
      </w:pPr>
      <w:r>
        <w:rPr>
          <w:rFonts w:hint="cs"/>
          <w:cs/>
        </w:rPr>
        <w:lastRenderedPageBreak/>
        <w:t>10.3) ดูแบบฟอร์มเปลี่ยนแปลงกระบวนการทั้งหมด</w:t>
      </w:r>
    </w:p>
    <w:p w14:paraId="4150E16F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 10.3.1) ผู้ใช้สามารถดูรายงานแบบฟอร์มเปลี่ยนแปลงกระบวนการทั้งหมดได้ และสามารถปริ้นรายงานแบบฟอร์มเปลี่ยนแปลงกระบวนการนั้น ๆ ได้ เพื่อนำไปอ้างอิงอาจรวมไปถึงจัดทำรายงานของการเปลี่ยนแปลงกระบวนรายปี เป็นต้น</w:t>
      </w:r>
    </w:p>
    <w:p w14:paraId="56E53351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>1</w:t>
      </w:r>
      <w:r>
        <w:t>1</w:t>
      </w:r>
      <w:r>
        <w:rPr>
          <w:rFonts w:hint="cs"/>
          <w:cs/>
        </w:rPr>
        <w:t xml:space="preserve">) มุมมองของ </w:t>
      </w:r>
      <w:r>
        <w:t>System Admin</w:t>
      </w:r>
      <w:r>
        <w:rPr>
          <w:rFonts w:hint="cs"/>
          <w:cs/>
        </w:rPr>
        <w:t xml:space="preserve"> </w:t>
      </w:r>
    </w:p>
    <w:p w14:paraId="31EE9C05" w14:textId="77777777" w:rsidR="00A53FC2" w:rsidRDefault="00A53FC2" w:rsidP="00A53FC2">
      <w:pPr>
        <w:rPr>
          <w:cs/>
        </w:rPr>
      </w:pPr>
      <w:r>
        <w:tab/>
      </w:r>
      <w:r>
        <w:tab/>
      </w:r>
      <w:r>
        <w:rPr>
          <w:rFonts w:hint="cs"/>
          <w:cs/>
        </w:rPr>
        <w:t>1</w:t>
      </w:r>
      <w:r>
        <w:t>1</w:t>
      </w:r>
      <w:r>
        <w:rPr>
          <w:rFonts w:hint="cs"/>
          <w:cs/>
        </w:rPr>
        <w:t>.1) จัดการบทบาทของคนในระบบทั้งหมด</w:t>
      </w:r>
    </w:p>
    <w:p w14:paraId="29E42D61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 1</w:t>
      </w:r>
      <w:r>
        <w:t>1</w:t>
      </w:r>
      <w:r>
        <w:rPr>
          <w:rFonts w:hint="cs"/>
          <w:cs/>
        </w:rPr>
        <w:t>.1.1) ผู้ใช้สามารถกำหนดหรือเปลี่ยนแปลงบทบาทของผู้ใช้งานภายในระบบเปลี่ยนแปลงกระบวนการทำงานได้</w:t>
      </w:r>
    </w:p>
    <w:p w14:paraId="31ADB99B" w14:textId="77777777" w:rsidR="00A53FC2" w:rsidRDefault="00A53FC2" w:rsidP="00A53FC2">
      <w:pPr>
        <w:ind w:left="720" w:firstLine="720"/>
        <w:rPr>
          <w:cs/>
        </w:rPr>
      </w:pPr>
      <w:r>
        <w:rPr>
          <w:rFonts w:hint="cs"/>
          <w:cs/>
        </w:rPr>
        <w:t>11.2) ดูแบบฟอร์มเปลี่ยนแปลงกระบวนการทั้งหมด</w:t>
      </w:r>
    </w:p>
    <w:p w14:paraId="70B64134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 11.2.1) ผู้ใช้สามารถดูรายงานแบบฟอร์มเปลี่ยนแปลงกระบวนการทั้งหมดได้ และสามารถปริ้นรายงานแบบฟอร์มเปลี่ยนแปลงกระบวนการนั้น ๆ ได้ </w:t>
      </w:r>
    </w:p>
    <w:p w14:paraId="1AF05630" w14:textId="19BECBD1" w:rsidR="00A53FC2" w:rsidRDefault="00A53FC2" w:rsidP="00A53FC2">
      <w:r>
        <w:rPr>
          <w:cs/>
        </w:rPr>
        <w:tab/>
      </w:r>
      <w:r>
        <w:rPr>
          <w:rFonts w:hint="cs"/>
          <w:cs/>
        </w:rPr>
        <w:t xml:space="preserve">โดยผู้ปฏิบัติสหกิจได้ทำการวิเคราะห์และรับความต้องการตลอดจนพัฒนาระบบเปลี่ยนแปลงกระบวนการทำงาน ซึ่งผู้ปฏิบัติสหกิจได้รับมอบหมายให้ทำในส่วนมุมมองของ </w:t>
      </w:r>
      <w:r>
        <w:t>QA Admin</w:t>
      </w:r>
      <w:r>
        <w:rPr>
          <w:rFonts w:hint="cs"/>
          <w:cs/>
        </w:rPr>
        <w:t xml:space="preserve"> (</w:t>
      </w:r>
      <w:r>
        <w:t>Quality Assurance Admin</w:t>
      </w:r>
      <w:r>
        <w:rPr>
          <w:rFonts w:hint="cs"/>
          <w:cs/>
        </w:rPr>
        <w:t xml:space="preserve">) เป็นมอดูลจัดการคนอนุมัติเกี่ยวกับบทบาทของ </w:t>
      </w:r>
      <w:r>
        <w:t xml:space="preserve">QA </w:t>
      </w:r>
      <w:r>
        <w:rPr>
          <w:rFonts w:hint="cs"/>
          <w:cs/>
        </w:rPr>
        <w:t>ทั้งหมด (</w:t>
      </w:r>
      <w:r>
        <w:t xml:space="preserve">Manage Role QA </w:t>
      </w:r>
      <w:r>
        <w:rPr>
          <w:rFonts w:hint="cs"/>
          <w:cs/>
        </w:rPr>
        <w:t>)</w:t>
      </w:r>
      <w:r>
        <w:rPr>
          <w:cs/>
        </w:rPr>
        <w:t xml:space="preserve"> </w:t>
      </w:r>
      <w:r>
        <w:rPr>
          <w:rFonts w:hint="cs"/>
          <w:cs/>
        </w:rPr>
        <w:t>ในมอดูลนี้มีการทำงานโดยสามารถเปลี่ยนบทบาทและเปลี่ยนค่าลำดับคนอนุมัติในและส่วนงานของ</w:t>
      </w:r>
      <w:r w:rsidR="006D2526">
        <w:rPr>
          <w:rFonts w:hint="cs"/>
          <w:cs/>
        </w:rPr>
        <w:t>แผนกตรวจสอบคุณภาพ</w:t>
      </w:r>
      <w:r>
        <w:t xml:space="preserve"> </w:t>
      </w:r>
      <w:r>
        <w:rPr>
          <w:rFonts w:hint="cs"/>
          <w:cs/>
        </w:rPr>
        <w:t>หรือลบบทบาทของแต่ละคนออกได้ ในการประชุมรับความต้องการและการวิเคราะห์และออกแบบระบบในแต่ละครั้ง จะมีการจัดทำเอกสารเพื่อเป็นหลักฐานโดยมีรายละเอียดดังนี้</w:t>
      </w:r>
    </w:p>
    <w:p w14:paraId="1127314D" w14:textId="77777777" w:rsidR="00A53FC2" w:rsidRDefault="00A53FC2" w:rsidP="00A53FC2">
      <w:r>
        <w:tab/>
        <w:t>1</w:t>
      </w:r>
      <w:r>
        <w:rPr>
          <w:rFonts w:hint="cs"/>
          <w:cs/>
        </w:rPr>
        <w:t>) รายงานการประชุม</w:t>
      </w:r>
    </w:p>
    <w:p w14:paraId="279B23DA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 xml:space="preserve">    ในการเข้าร่วมการประชุมในแต่ละครั้งจะมีเอกสารการประชุมไว้เพื่อบันทึกรายละเอียดเกี่ยวกับการประชุม เพื่อให้ผู้เข้าร่วมประชุมเข้าใจตรงกันว่าเป็นไปตามรายละเอียดการประชุมหรือทั้งนี้มีส่วนที่แก้ไขส่วนไหนจะมีการจัดเก็บเป็นลายลักษณ์</w:t>
      </w:r>
      <w:r>
        <w:rPr>
          <w:cs/>
        </w:rPr>
        <w:t xml:space="preserve"> </w:t>
      </w:r>
      <w:r>
        <w:rPr>
          <w:rFonts w:hint="cs"/>
          <w:cs/>
        </w:rPr>
        <w:t>โดยรายงานการประชุมนี้สามารถใช้เป็นหลักฐานบันทึกข้อตกลงการเข้าร่วมประชุมได้</w:t>
      </w:r>
    </w:p>
    <w:p w14:paraId="05BB239D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>2) เอกสารการออกแบบหน้าจอระบบ (</w:t>
      </w:r>
      <w:r>
        <w:t>Mock up</w:t>
      </w:r>
      <w:r>
        <w:rPr>
          <w:rFonts w:hint="cs"/>
          <w:cs/>
        </w:rPr>
        <w:t>)</w:t>
      </w:r>
    </w:p>
    <w:p w14:paraId="7751E119" w14:textId="77777777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เป็นเอกสารจำลองการออกแบบหน้าจอระบบก่อนการลงมือพัฒนาจริง เพื่อตรวจสอบความเข้าใจระหว่างผู้พัฒนาระบบกับผู้ใช้งาน </w:t>
      </w:r>
    </w:p>
    <w:p w14:paraId="1B357C96" w14:textId="77777777" w:rsidR="00A53FC2" w:rsidRDefault="00A53FC2" w:rsidP="00A53FC2">
      <w:r>
        <w:rPr>
          <w:cs/>
        </w:rPr>
        <w:tab/>
      </w:r>
      <w:r>
        <w:rPr>
          <w:rFonts w:hint="cs"/>
          <w:cs/>
        </w:rPr>
        <w:t>3) เอกสารการวิเคราะห์ และออกแบบระบบ</w:t>
      </w:r>
    </w:p>
    <w:p w14:paraId="6DF94DBF" w14:textId="77777777" w:rsidR="00A53FC2" w:rsidRDefault="00A53FC2" w:rsidP="00A53FC2"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>ในการพัฒนาระบบผู้ปฏิบัติสหกิจศึกษาได้มีการวิเคราะห์ความต้องการจึงสามารถนำมาวิเคราะห์และออกแบบในส่วนของแผนภาพต่าง ๆ ที่เกี่ยวการออกแบบระบบมีดังนี้</w:t>
      </w:r>
    </w:p>
    <w:p w14:paraId="10288EA0" w14:textId="57B79192" w:rsidR="00A53FC2" w:rsidRDefault="00A53FC2" w:rsidP="00A53F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3.1) จัดทำแผนภาพ</w:t>
      </w:r>
      <w:r>
        <w:t xml:space="preserve"> Use case</w:t>
      </w:r>
      <w:r>
        <w:rPr>
          <w:rFonts w:hint="cs"/>
          <w:cs/>
        </w:rPr>
        <w:t xml:space="preserve"> </w:t>
      </w:r>
    </w:p>
    <w:p w14:paraId="38587717" w14:textId="5B747B43" w:rsidR="00A53FC2" w:rsidRDefault="00A53FC2" w:rsidP="00A53FC2">
      <w:r>
        <w:tab/>
      </w:r>
      <w:r>
        <w:tab/>
        <w:t>3</w:t>
      </w:r>
      <w:r>
        <w:rPr>
          <w:cs/>
        </w:rPr>
        <w:t>.</w:t>
      </w:r>
      <w:r>
        <w:t>2</w:t>
      </w:r>
      <w:r>
        <w:rPr>
          <w:rFonts w:hint="cs"/>
          <w:cs/>
        </w:rPr>
        <w:t>)จัดทำแผนภาพ</w:t>
      </w:r>
      <w:r>
        <w:t xml:space="preserve"> Use case description</w:t>
      </w:r>
    </w:p>
    <w:p w14:paraId="7F7592B6" w14:textId="6A54FF52" w:rsidR="00A53FC2" w:rsidRDefault="00A53FC2" w:rsidP="00A53FC2">
      <w:r>
        <w:tab/>
      </w:r>
      <w:r>
        <w:tab/>
        <w:t>3</w:t>
      </w:r>
      <w:r>
        <w:rPr>
          <w:cs/>
        </w:rPr>
        <w:t>.</w:t>
      </w:r>
      <w:r>
        <w:t>3</w:t>
      </w:r>
      <w:r>
        <w:rPr>
          <w:rFonts w:hint="cs"/>
          <w:cs/>
        </w:rPr>
        <w:t>) จัดทำแผนภาพ</w:t>
      </w:r>
      <w:r>
        <w:t xml:space="preserve">  Activity Diagram</w:t>
      </w:r>
    </w:p>
    <w:p w14:paraId="5C8A5783" w14:textId="2FEA5875" w:rsidR="00A53FC2" w:rsidRDefault="00A53FC2" w:rsidP="00A53FC2">
      <w:r>
        <w:tab/>
      </w:r>
      <w:r>
        <w:tab/>
        <w:t>3</w:t>
      </w:r>
      <w:r>
        <w:rPr>
          <w:cs/>
        </w:rPr>
        <w:t>.</w:t>
      </w:r>
      <w:r>
        <w:t>4</w:t>
      </w:r>
      <w:r>
        <w:rPr>
          <w:rFonts w:hint="cs"/>
          <w:cs/>
        </w:rPr>
        <w:t xml:space="preserve">) จัดทำแผนภาพ </w:t>
      </w:r>
      <w:r>
        <w:t>ER Diagram</w:t>
      </w:r>
    </w:p>
    <w:p w14:paraId="424C1F1F" w14:textId="41B512FF" w:rsidR="00A53FC2" w:rsidRDefault="00A53FC2" w:rsidP="00A53FC2">
      <w:r>
        <w:tab/>
      </w:r>
      <w:r>
        <w:tab/>
        <w:t>3</w:t>
      </w:r>
      <w:r>
        <w:rPr>
          <w:cs/>
        </w:rPr>
        <w:t>.</w:t>
      </w:r>
      <w:r>
        <w:t>5</w:t>
      </w:r>
      <w:r>
        <w:rPr>
          <w:rFonts w:hint="cs"/>
          <w:cs/>
        </w:rPr>
        <w:t xml:space="preserve">) จัดทำแผนภาพ </w:t>
      </w:r>
      <w:r>
        <w:t>Sequence Diagram</w:t>
      </w:r>
    </w:p>
    <w:p w14:paraId="7D52BCA1" w14:textId="41595055" w:rsidR="00A53FC2" w:rsidRDefault="00A53FC2" w:rsidP="00A53FC2">
      <w:r>
        <w:tab/>
      </w:r>
      <w:r>
        <w:tab/>
        <w:t>3</w:t>
      </w:r>
      <w:r>
        <w:rPr>
          <w:cs/>
        </w:rPr>
        <w:t>.</w:t>
      </w:r>
      <w:r>
        <w:t>6</w:t>
      </w:r>
      <w:r>
        <w:rPr>
          <w:rFonts w:hint="cs"/>
          <w:cs/>
        </w:rPr>
        <w:t xml:space="preserve">) จัดทำ </w:t>
      </w:r>
      <w:r>
        <w:t>Data Dictionary</w:t>
      </w:r>
    </w:p>
    <w:p w14:paraId="206D4BB3" w14:textId="7C4AD0E7" w:rsidR="00A53FC2" w:rsidRPr="00A53FC2" w:rsidRDefault="00A53FC2" w:rsidP="00A53FC2">
      <w:pPr>
        <w:rPr>
          <w:cs/>
        </w:rPr>
      </w:pPr>
      <w:r>
        <w:tab/>
      </w:r>
      <w:r>
        <w:rPr>
          <w:rFonts w:hint="cs"/>
          <w:cs/>
        </w:rPr>
        <w:t>ในการพัฒนาระบบเปลี่ยนแปลงกระบวนการทำงานได้รับมอบหมายให้พัฒนาในมอดูลดังต่อไปนี้</w:t>
      </w:r>
    </w:p>
    <w:p w14:paraId="24A9CB1E" w14:textId="3A3C7CEB" w:rsidR="00AF4866" w:rsidRPr="00C002EF" w:rsidRDefault="00AF4866" w:rsidP="008476ED">
      <w:pPr>
        <w:ind w:firstLine="709"/>
        <w:rPr>
          <w:b/>
          <w:bCs/>
        </w:rPr>
      </w:pPr>
      <w:r w:rsidRPr="00C002EF">
        <w:rPr>
          <w:rFonts w:hint="cs"/>
          <w:b/>
          <w:bCs/>
          <w:cs/>
        </w:rPr>
        <w:t>1</w:t>
      </w:r>
      <w:r w:rsidRPr="00C002EF">
        <w:rPr>
          <w:b/>
          <w:bCs/>
          <w:cs/>
        </w:rPr>
        <w:t xml:space="preserve">) </w:t>
      </w:r>
      <w:r w:rsidRPr="00C002EF">
        <w:rPr>
          <w:rFonts w:hint="cs"/>
          <w:b/>
          <w:bCs/>
          <w:cs/>
        </w:rPr>
        <w:t>มอดูล</w:t>
      </w:r>
      <w:r w:rsidR="00A53FC2">
        <w:rPr>
          <w:rFonts w:hint="cs"/>
          <w:b/>
          <w:bCs/>
          <w:cs/>
        </w:rPr>
        <w:t xml:space="preserve">จัดการแบบฟอร์มในส่วนของการสร้างแบบฟอร์ม </w:t>
      </w:r>
      <w:r w:rsidR="00A53FC2">
        <w:rPr>
          <w:b/>
          <w:bCs/>
        </w:rPr>
        <w:t>PCR</w:t>
      </w:r>
    </w:p>
    <w:p w14:paraId="6BC59527" w14:textId="48FBEB86" w:rsidR="00AF4866" w:rsidRPr="00C002EF" w:rsidRDefault="00AF4866" w:rsidP="00AF4866">
      <w:pPr>
        <w:ind w:left="720" w:firstLine="720"/>
      </w:pPr>
      <w:r w:rsidRPr="00C002EF">
        <w:rPr>
          <w:rFonts w:hint="cs"/>
          <w:cs/>
        </w:rPr>
        <w:t>เป็นมอดูล</w:t>
      </w:r>
      <w:r w:rsidR="00A53FC2">
        <w:rPr>
          <w:rFonts w:hint="cs"/>
          <w:cs/>
        </w:rPr>
        <w:t xml:space="preserve">ในการสร้างแบบฟอร์ม </w:t>
      </w:r>
      <w:r w:rsidR="00A53FC2">
        <w:t xml:space="preserve">PCR </w:t>
      </w:r>
      <w:r w:rsidR="00A53FC2">
        <w:rPr>
          <w:rFonts w:hint="cs"/>
          <w:cs/>
        </w:rPr>
        <w:t>หรือแบบฟอร์มเปลี่ยนแปลงกระบวนการทำงาน</w:t>
      </w:r>
      <w:r w:rsidRPr="00C002EF">
        <w:rPr>
          <w:rFonts w:hint="cs"/>
          <w:cs/>
        </w:rPr>
        <w:t xml:space="preserve"> ซึ่ง</w:t>
      </w:r>
      <w:r w:rsidR="00A53FC2">
        <w:rPr>
          <w:rFonts w:hint="cs"/>
          <w:cs/>
        </w:rPr>
        <w:t xml:space="preserve">ในแบบฟอร์มดังกล่าวมี 2 ช่วงในการจัดทำแบบฟอร์ม </w:t>
      </w:r>
      <w:r w:rsidR="00A53FC2">
        <w:t xml:space="preserve">PCR </w:t>
      </w:r>
      <w:r w:rsidRPr="00C002EF">
        <w:rPr>
          <w:rFonts w:hint="cs"/>
          <w:cs/>
        </w:rPr>
        <w:t xml:space="preserve"> คือ</w:t>
      </w:r>
    </w:p>
    <w:p w14:paraId="6D208A5C" w14:textId="46936932" w:rsidR="00AF4866" w:rsidRPr="00C002EF" w:rsidRDefault="00AF4866" w:rsidP="00AF4866">
      <w:pPr>
        <w:ind w:left="709"/>
        <w:rPr>
          <w:cs/>
        </w:rPr>
      </w:pPr>
      <w:r w:rsidRPr="00C002EF">
        <w:rPr>
          <w:cs/>
        </w:rPr>
        <w:tab/>
      </w:r>
      <w:r w:rsidRPr="00C002EF">
        <w:rPr>
          <w:cs/>
        </w:rPr>
        <w:tab/>
      </w:r>
      <w:r w:rsidRPr="00C002EF">
        <w:rPr>
          <w:rFonts w:hint="cs"/>
          <w:cs/>
        </w:rPr>
        <w:t xml:space="preserve">1. </w:t>
      </w:r>
      <w:r w:rsidR="00A53FC2">
        <w:rPr>
          <w:rFonts w:hint="cs"/>
          <w:cs/>
        </w:rPr>
        <w:t>ช่วงของการวางแผน</w:t>
      </w:r>
      <w:r w:rsidR="00916112">
        <w:rPr>
          <w:rFonts w:hint="cs"/>
          <w:cs/>
        </w:rPr>
        <w:t xml:space="preserve">  ผู้ใช้สามารถกรอกรายละเอียดแบบฟอร์ม </w:t>
      </w:r>
      <w:r w:rsidR="00916112">
        <w:t xml:space="preserve">PCR </w:t>
      </w:r>
      <w:r w:rsidR="00916112">
        <w:rPr>
          <w:rFonts w:hint="cs"/>
          <w:cs/>
        </w:rPr>
        <w:t xml:space="preserve">โดยการกรอกเลข </w:t>
      </w:r>
      <w:r w:rsidR="00916112">
        <w:t xml:space="preserve">Annual plan </w:t>
      </w:r>
      <w:r w:rsidR="00916112">
        <w:rPr>
          <w:rFonts w:hint="cs"/>
          <w:cs/>
        </w:rPr>
        <w:t xml:space="preserve">ระบบจะดึงข้อมูลรายละเอียดของแบบฟอร์ม </w:t>
      </w:r>
      <w:r w:rsidR="00916112">
        <w:t xml:space="preserve">PCR </w:t>
      </w:r>
      <w:r w:rsidR="00916112">
        <w:rPr>
          <w:rFonts w:hint="cs"/>
          <w:cs/>
        </w:rPr>
        <w:t>หลังจากนั้นอัปโหลดไฟล์เอกสารในส่วนของการวางแผน ถัดไปทำการรายละเอียดของการวางแผน เอกสารที่เกี่ยวข้อง และระบุคนอนุมัติภายในแผนกและแผนกที่เกี่ยวข้อง</w:t>
      </w:r>
    </w:p>
    <w:p w14:paraId="3B65026E" w14:textId="63915519" w:rsidR="00AF4866" w:rsidRPr="00C002EF" w:rsidRDefault="00AF4866" w:rsidP="00AF4866">
      <w:pPr>
        <w:ind w:left="709"/>
        <w:rPr>
          <w:cs/>
        </w:rPr>
      </w:pPr>
      <w:r w:rsidRPr="00C002EF">
        <w:rPr>
          <w:cs/>
        </w:rPr>
        <w:tab/>
      </w:r>
      <w:r w:rsidRPr="00C002EF">
        <w:rPr>
          <w:cs/>
        </w:rPr>
        <w:tab/>
      </w:r>
      <w:r w:rsidR="0049405C" w:rsidRPr="00C002EF">
        <w:rPr>
          <w:rFonts w:hint="cs"/>
          <w:cs/>
        </w:rPr>
        <w:t xml:space="preserve">2. </w:t>
      </w:r>
      <w:r w:rsidR="00916112">
        <w:rPr>
          <w:rFonts w:hint="cs"/>
          <w:cs/>
        </w:rPr>
        <w:t>ช่วงของการทำงานจริง ผู้ใช้ทำการอัปโหลดไฟล์เอกสารในส่วนของการทำงานจริง ถัดไปทำการรายละเอียดของการวางแผน เอกสารที่เกี่ยวข้อง และระบุคนอนุมัติภายในแผนกและแผนกที่เกี่ยวข้อง</w:t>
      </w:r>
    </w:p>
    <w:p w14:paraId="4EA60AFC" w14:textId="0CE2F9CE" w:rsidR="008476ED" w:rsidRPr="00C002EF" w:rsidRDefault="00AF4866" w:rsidP="008476ED">
      <w:pPr>
        <w:ind w:firstLine="709"/>
        <w:rPr>
          <w:b/>
          <w:bCs/>
        </w:rPr>
      </w:pPr>
      <w:r w:rsidRPr="00C002EF">
        <w:rPr>
          <w:rFonts w:hint="cs"/>
          <w:b/>
          <w:bCs/>
          <w:cs/>
        </w:rPr>
        <w:t>2</w:t>
      </w:r>
      <w:r w:rsidR="008476ED" w:rsidRPr="00C002EF">
        <w:rPr>
          <w:rFonts w:hint="cs"/>
          <w:b/>
          <w:bCs/>
          <w:cs/>
        </w:rPr>
        <w:t xml:space="preserve">) </w:t>
      </w:r>
      <w:r w:rsidR="003E310D" w:rsidRPr="00C002EF">
        <w:rPr>
          <w:rFonts w:hint="cs"/>
          <w:b/>
          <w:bCs/>
          <w:cs/>
        </w:rPr>
        <w:t>ม</w:t>
      </w:r>
      <w:r w:rsidRPr="00C002EF">
        <w:rPr>
          <w:rFonts w:hint="cs"/>
          <w:b/>
          <w:bCs/>
          <w:cs/>
        </w:rPr>
        <w:t>อ</w:t>
      </w:r>
      <w:r w:rsidR="003E310D" w:rsidRPr="00C002EF">
        <w:rPr>
          <w:rFonts w:hint="cs"/>
          <w:b/>
          <w:bCs/>
          <w:cs/>
        </w:rPr>
        <w:t>ดูล</w:t>
      </w:r>
      <w:r w:rsidR="00471ED0" w:rsidRPr="00C002EF">
        <w:rPr>
          <w:rFonts w:hint="cs"/>
          <w:b/>
          <w:bCs/>
          <w:cs/>
        </w:rPr>
        <w:t>จัดการ</w:t>
      </w:r>
      <w:r w:rsidR="00625EAF">
        <w:rPr>
          <w:rFonts w:hint="cs"/>
          <w:b/>
          <w:bCs/>
          <w:cs/>
        </w:rPr>
        <w:t>คนอนุมัติของ</w:t>
      </w:r>
      <w:r w:rsidR="006D2526">
        <w:rPr>
          <w:rFonts w:hint="cs"/>
          <w:b/>
          <w:bCs/>
          <w:cs/>
        </w:rPr>
        <w:t>แผนกตรวจสอบคุณภาพ</w:t>
      </w:r>
    </w:p>
    <w:p w14:paraId="0F668DD5" w14:textId="57F4717D" w:rsidR="00471ED0" w:rsidRPr="00C002EF" w:rsidRDefault="00471ED0" w:rsidP="00471ED0">
      <w:pPr>
        <w:ind w:left="709" w:firstLine="720"/>
      </w:pPr>
      <w:r w:rsidRPr="00C002EF">
        <w:rPr>
          <w:rFonts w:hint="cs"/>
          <w:cs/>
        </w:rPr>
        <w:t>เป็นมอดูลที่ผู้ดูแลระบบ</w:t>
      </w:r>
      <w:r w:rsidR="00625EAF">
        <w:rPr>
          <w:rFonts w:hint="cs"/>
          <w:cs/>
        </w:rPr>
        <w:t>ของ</w:t>
      </w:r>
      <w:r w:rsidR="006D2526">
        <w:rPr>
          <w:rFonts w:hint="cs"/>
          <w:cs/>
        </w:rPr>
        <w:t>แผนกตรวจสอบคุณภาพ</w:t>
      </w:r>
      <w:r w:rsidR="00625EAF">
        <w:t xml:space="preserve"> </w:t>
      </w:r>
      <w:r w:rsidRPr="00C002EF">
        <w:rPr>
          <w:rFonts w:hint="cs"/>
          <w:cs/>
        </w:rPr>
        <w:t>ใช้ในการจัดการในส่วนของการเพิ่ม ลบ และแก้ไข</w:t>
      </w:r>
      <w:r w:rsidR="00625EAF">
        <w:rPr>
          <w:rFonts w:hint="cs"/>
          <w:cs/>
        </w:rPr>
        <w:t>คนอนุมัติของ</w:t>
      </w:r>
      <w:r w:rsidR="006D2526">
        <w:rPr>
          <w:rFonts w:hint="cs"/>
          <w:cs/>
        </w:rPr>
        <w:t>แผนกตรวจสอบคุณภาพ</w:t>
      </w:r>
      <w:r w:rsidR="00625EAF">
        <w:t xml:space="preserve"> </w:t>
      </w:r>
      <w:r w:rsidRPr="00C002EF">
        <w:rPr>
          <w:rFonts w:hint="cs"/>
          <w:cs/>
        </w:rPr>
        <w:t>ภายในระบบ</w:t>
      </w:r>
      <w:r w:rsidR="00E66BAE">
        <w:rPr>
          <w:rFonts w:hint="cs"/>
          <w:cs/>
        </w:rPr>
        <w:t xml:space="preserve"> โดยจะแสดง</w:t>
      </w:r>
      <w:r w:rsidR="00625EAF">
        <w:rPr>
          <w:rFonts w:hint="cs"/>
          <w:cs/>
        </w:rPr>
        <w:t>รายละเอียด</w:t>
      </w:r>
      <w:r w:rsidR="00E66BAE">
        <w:rPr>
          <w:rFonts w:hint="cs"/>
          <w:cs/>
        </w:rPr>
        <w:t>ของการทำงาน</w:t>
      </w:r>
      <w:r w:rsidRPr="00C002EF">
        <w:rPr>
          <w:rFonts w:hint="cs"/>
          <w:cs/>
        </w:rPr>
        <w:t>ดังนี้</w:t>
      </w:r>
    </w:p>
    <w:p w14:paraId="51A047E8" w14:textId="5C99CEAA" w:rsidR="00471ED0" w:rsidRPr="00C002EF" w:rsidRDefault="00471ED0" w:rsidP="00471ED0">
      <w:pPr>
        <w:ind w:left="709" w:firstLine="720"/>
      </w:pPr>
      <w:r w:rsidRPr="00C002EF">
        <w:rPr>
          <w:rFonts w:hint="cs"/>
          <w:cs/>
        </w:rPr>
        <w:t xml:space="preserve">1. </w:t>
      </w:r>
      <w:r w:rsidR="00E66BAE">
        <w:rPr>
          <w:rFonts w:hint="cs"/>
          <w:cs/>
        </w:rPr>
        <w:t>เพิ่มคนอนุมัติของ</w:t>
      </w:r>
      <w:r w:rsidR="006D2526">
        <w:rPr>
          <w:rFonts w:hint="cs"/>
          <w:cs/>
        </w:rPr>
        <w:t>แผนกตรวจสอบคุณภาพ</w:t>
      </w:r>
      <w:r w:rsidR="00E66BAE">
        <w:rPr>
          <w:rFonts w:hint="cs"/>
          <w:cs/>
        </w:rPr>
        <w:t xml:space="preserve"> โดยจะแบ่งออกเป็น 3 ส่วนงานได้แก่ </w:t>
      </w:r>
      <w:r w:rsidR="00E66BAE">
        <w:t xml:space="preserve">QAP, BKD, QAC </w:t>
      </w:r>
      <w:r w:rsidR="00E66BAE">
        <w:rPr>
          <w:rFonts w:hint="cs"/>
          <w:cs/>
        </w:rPr>
        <w:t>ในการเพิ่มคนอน</w:t>
      </w:r>
      <w:r w:rsidR="00781802">
        <w:rPr>
          <w:rFonts w:hint="cs"/>
          <w:cs/>
        </w:rPr>
        <w:t>ุ</w:t>
      </w:r>
      <w:r w:rsidR="00E66BAE">
        <w:rPr>
          <w:rFonts w:hint="cs"/>
          <w:cs/>
        </w:rPr>
        <w:t>มัติ</w:t>
      </w:r>
      <w:r w:rsidR="00781802">
        <w:rPr>
          <w:rFonts w:hint="cs"/>
          <w:cs/>
        </w:rPr>
        <w:t>มีรายละเอียดการกรอกข้อมูลคือ รหัสพนักงาน เลือกส่วนงาน และ</w:t>
      </w:r>
      <w:r w:rsidR="00781802">
        <w:rPr>
          <w:rFonts w:hint="cs"/>
          <w:cs/>
        </w:rPr>
        <w:lastRenderedPageBreak/>
        <w:t>กรอกลำดับของคนอนุมัติในส่วนงานนั้น ๆ  ในการกรอกลำดับคนอนุมัติจะต้องไม่ซ้ำกันภายในส่วนงาน และคนที่ทำการเพิ่มจะต้องไม่อยู่ในส่วนงานอื่น ๆ ใน</w:t>
      </w:r>
      <w:r w:rsidR="006D2526">
        <w:rPr>
          <w:rFonts w:hint="cs"/>
          <w:cs/>
        </w:rPr>
        <w:t>แผนกตรวจสอบคุณภาพ</w:t>
      </w:r>
    </w:p>
    <w:p w14:paraId="1FE9941D" w14:textId="20F4CDCF" w:rsidR="00781802" w:rsidRPr="00C002EF" w:rsidRDefault="00471ED0" w:rsidP="00781802">
      <w:pPr>
        <w:ind w:left="709" w:firstLine="720"/>
      </w:pPr>
      <w:r w:rsidRPr="00C002EF">
        <w:rPr>
          <w:rFonts w:hint="cs"/>
          <w:cs/>
        </w:rPr>
        <w:t xml:space="preserve">2. </w:t>
      </w:r>
      <w:r w:rsidR="00781802">
        <w:rPr>
          <w:rFonts w:hint="cs"/>
          <w:cs/>
        </w:rPr>
        <w:t>แก้ไขคนอนุมัติของ</w:t>
      </w:r>
      <w:r w:rsidR="006D2526">
        <w:rPr>
          <w:rFonts w:hint="cs"/>
          <w:cs/>
        </w:rPr>
        <w:t>แผนกตรวจสอบคุณภาพ</w:t>
      </w:r>
      <w:r w:rsidR="00781802">
        <w:rPr>
          <w:rFonts w:hint="cs"/>
          <w:cs/>
        </w:rPr>
        <w:t xml:space="preserve"> โดยเลือกคนที่ต้องการแก้ไขซึ่งข้อมูลที่สามารถแก้ไขได้คือ</w:t>
      </w:r>
      <w:r w:rsidR="00781802">
        <w:rPr>
          <w:cs/>
        </w:rPr>
        <w:t xml:space="preserve"> </w:t>
      </w:r>
      <w:r w:rsidR="00781802">
        <w:rPr>
          <w:rFonts w:hint="cs"/>
          <w:cs/>
        </w:rPr>
        <w:t>กรอกลำดับของคนอนุมัติในส่วนงานนั้น ๆ</w:t>
      </w:r>
    </w:p>
    <w:p w14:paraId="030662D5" w14:textId="0A4A78F5" w:rsidR="00471ED0" w:rsidRPr="00C002EF" w:rsidRDefault="00471ED0" w:rsidP="00471ED0">
      <w:pPr>
        <w:ind w:left="709" w:firstLine="720"/>
      </w:pPr>
      <w:r w:rsidRPr="00C002EF">
        <w:rPr>
          <w:rFonts w:hint="cs"/>
          <w:cs/>
        </w:rPr>
        <w:t xml:space="preserve">3. </w:t>
      </w:r>
      <w:r w:rsidR="00781802">
        <w:rPr>
          <w:rFonts w:hint="cs"/>
          <w:cs/>
        </w:rPr>
        <w:t>ลบคนอนุมัติของ</w:t>
      </w:r>
      <w:r w:rsidR="006D2526">
        <w:rPr>
          <w:rFonts w:hint="cs"/>
          <w:cs/>
        </w:rPr>
        <w:t>แผนกตรวจสอบคุณภาพ</w:t>
      </w:r>
      <w:r w:rsidR="00781802">
        <w:rPr>
          <w:rFonts w:hint="cs"/>
          <w:cs/>
        </w:rPr>
        <w:t xml:space="preserve"> สามารถลบคนที่อนุมัติในส่วนงานต่าง ๆได้</w:t>
      </w:r>
    </w:p>
    <w:p w14:paraId="2AF46523" w14:textId="21EF711D" w:rsidR="007B4B38" w:rsidRPr="00C002EF" w:rsidRDefault="002D5466" w:rsidP="00991A87">
      <w:pPr>
        <w:pStyle w:val="Heading2"/>
      </w:pPr>
      <w:bookmarkStart w:id="87" w:name="_Toc420265817"/>
      <w:bookmarkStart w:id="88" w:name="_Toc487543095"/>
      <w:bookmarkStart w:id="89" w:name="_Toc54854160"/>
      <w:r w:rsidRPr="00C002EF">
        <w:rPr>
          <w:cs/>
        </w:rPr>
        <w:t>แผนใน</w:t>
      </w:r>
      <w:bookmarkEnd w:id="87"/>
      <w:r w:rsidR="003D63AD" w:rsidRPr="00C002EF">
        <w:rPr>
          <w:cs/>
        </w:rPr>
        <w:t>การปฏิบัติงาน</w:t>
      </w:r>
      <w:r w:rsidR="00FF74A9" w:rsidRPr="00C002EF">
        <w:rPr>
          <w:cs/>
        </w:rPr>
        <w:t>สหกิจศึกษา</w:t>
      </w:r>
      <w:bookmarkEnd w:id="88"/>
      <w:bookmarkEnd w:id="89"/>
    </w:p>
    <w:p w14:paraId="23FCFB58" w14:textId="77777777" w:rsidR="008D05DA" w:rsidRDefault="008D05DA" w:rsidP="008D05DA">
      <w:pPr>
        <w:pStyle w:val="Caption"/>
        <w:ind w:firstLine="720"/>
      </w:pPr>
      <w:bookmarkStart w:id="90" w:name="_Toc420526494"/>
      <w:bookmarkStart w:id="91" w:name="_Toc420530166"/>
      <w:bookmarkStart w:id="92" w:name="_Toc420530185"/>
      <w:bookmarkStart w:id="93" w:name="_Toc420530461"/>
      <w:bookmarkStart w:id="94" w:name="_Toc420530480"/>
      <w:bookmarkStart w:id="95" w:name="_Toc420530499"/>
      <w:bookmarkStart w:id="96" w:name="_Toc420530518"/>
      <w:bookmarkStart w:id="97" w:name="_Toc420542593"/>
      <w:bookmarkStart w:id="98" w:name="_Toc420543124"/>
      <w:bookmarkStart w:id="99" w:name="_Toc420543186"/>
      <w:bookmarkStart w:id="100" w:name="_Toc424818439"/>
      <w:bookmarkStart w:id="101" w:name="_Toc487546662"/>
      <w:bookmarkStart w:id="102" w:name="_Toc530036550"/>
      <w:r w:rsidRPr="008D05DA">
        <w:rPr>
          <w:rFonts w:hint="cs"/>
          <w:i w:val="0"/>
          <w:iCs w:val="0"/>
          <w:color w:val="auto"/>
          <w:sz w:val="32"/>
          <w:szCs w:val="32"/>
          <w:cs/>
        </w:rPr>
        <w:t>ในส่วนนี้เป็นการอธิบายแผนในการปฏิบัติงานสหกิจศึกษา ซึ่งทางผู้ปฏิบัติสหกิจศึกษาได้ทำการวางแผนการปฏิบัติงานในระหว่างการปฏิบัติงานสหกิจศึกษา โดยเริ่มฝึกปฏิบัติงานสหกิจศึกษาตั้งแต่วันที่ 7 กรกฎาคม พ.ศ. 2563 ถึงวันที่ 30 ตุลาคม พ.ศ. 2563 มีรายละเอียดดังตารางที่ 1-1</w:t>
      </w:r>
    </w:p>
    <w:p w14:paraId="2379E11B" w14:textId="1D79A6C4" w:rsidR="00C6788E" w:rsidRPr="006E6D0D" w:rsidRDefault="006E6D0D" w:rsidP="008D05DA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1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1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="005F715F"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="00C6788E" w:rsidRPr="006E6D0D">
        <w:rPr>
          <w:b/>
          <w:bCs/>
          <w:i w:val="0"/>
          <w:iCs w:val="0"/>
          <w:color w:val="auto"/>
          <w:sz w:val="32"/>
          <w:szCs w:val="32"/>
          <w:cs/>
        </w:rPr>
        <w:t>แผนปฏิบัติงานสหกิจ</w:t>
      </w:r>
      <w:r w:rsidR="005F01E1" w:rsidRPr="006E6D0D">
        <w:rPr>
          <w:b/>
          <w:bCs/>
          <w:i w:val="0"/>
          <w:iCs w:val="0"/>
          <w:color w:val="auto"/>
          <w:sz w:val="32"/>
          <w:szCs w:val="32"/>
          <w:cs/>
        </w:rPr>
        <w:t>ศึกษา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tbl>
      <w:tblPr>
        <w:tblStyle w:val="TableGrid"/>
        <w:tblW w:w="5256" w:type="pct"/>
        <w:jc w:val="center"/>
        <w:tblLayout w:type="fixed"/>
        <w:tblLook w:val="04A0" w:firstRow="1" w:lastRow="0" w:firstColumn="1" w:lastColumn="0" w:noHBand="0" w:noVBand="1"/>
      </w:tblPr>
      <w:tblGrid>
        <w:gridCol w:w="736"/>
        <w:gridCol w:w="4440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4"/>
        <w:gridCol w:w="236"/>
      </w:tblGrid>
      <w:tr w:rsidR="008D05DA" w:rsidRPr="00C002EF" w14:paraId="235B36EA" w14:textId="0142A351" w:rsidTr="00DF5178">
        <w:trPr>
          <w:trHeight w:val="683"/>
          <w:tblHeader/>
          <w:jc w:val="center"/>
        </w:trPr>
        <w:tc>
          <w:tcPr>
            <w:tcW w:w="5000" w:type="pct"/>
            <w:gridSpan w:val="18"/>
            <w:vAlign w:val="center"/>
          </w:tcPr>
          <w:p w14:paraId="747FF878" w14:textId="137E40C9" w:rsidR="008D05DA" w:rsidRPr="00C002EF" w:rsidRDefault="008D05DA" w:rsidP="008D05DA">
            <w:pPr>
              <w:spacing w:before="0"/>
              <w:jc w:val="center"/>
              <w:rPr>
                <w:rFonts w:eastAsiaTheme="minorEastAsia"/>
                <w:b/>
                <w:bCs/>
                <w:cs/>
              </w:rPr>
            </w:pPr>
            <w:r>
              <w:rPr>
                <w:rFonts w:hint="cs"/>
                <w:cs/>
              </w:rPr>
              <w:t>แผนปฏิบัติงานสหกิจศึกษา</w:t>
            </w:r>
          </w:p>
        </w:tc>
      </w:tr>
      <w:tr w:rsidR="008D05DA" w:rsidRPr="00C002EF" w14:paraId="06FA72A9" w14:textId="77777777" w:rsidTr="008D05DA">
        <w:trPr>
          <w:trHeight w:val="503"/>
          <w:tblHeader/>
          <w:jc w:val="center"/>
        </w:trPr>
        <w:tc>
          <w:tcPr>
            <w:tcW w:w="2706" w:type="pct"/>
            <w:gridSpan w:val="2"/>
            <w:vMerge w:val="restart"/>
            <w:vAlign w:val="center"/>
          </w:tcPr>
          <w:p w14:paraId="0C654DB3" w14:textId="1ACF8611" w:rsidR="008D05DA" w:rsidRPr="008D05DA" w:rsidRDefault="008D05DA" w:rsidP="008D05DA">
            <w:pPr>
              <w:jc w:val="center"/>
              <w:rPr>
                <w:cs/>
              </w:rPr>
            </w:pPr>
            <w:r w:rsidRPr="008D05DA">
              <w:rPr>
                <w:cs/>
              </w:rPr>
              <w:t>ขั้นตอนการดำเนินงาน</w:t>
            </w:r>
          </w:p>
        </w:tc>
        <w:tc>
          <w:tcPr>
            <w:tcW w:w="2294" w:type="pct"/>
            <w:gridSpan w:val="16"/>
            <w:vAlign w:val="center"/>
          </w:tcPr>
          <w:p w14:paraId="636724C5" w14:textId="2656F871" w:rsidR="008D05DA" w:rsidRDefault="008D05DA" w:rsidP="008D05DA">
            <w:pPr>
              <w:spacing w:before="0"/>
              <w:jc w:val="center"/>
              <w:rPr>
                <w:rFonts w:eastAsiaTheme="minorEastAsia"/>
                <w:b/>
                <w:bCs/>
                <w:cs/>
              </w:rPr>
            </w:pPr>
            <w:r w:rsidRPr="00961B40">
              <w:rPr>
                <w:cs/>
              </w:rPr>
              <w:t>ขั้นตอนการดำเนินงาน</w:t>
            </w:r>
          </w:p>
        </w:tc>
      </w:tr>
      <w:tr w:rsidR="008D05DA" w:rsidRPr="00C002EF" w14:paraId="43CE08E5" w14:textId="77777777" w:rsidTr="008D05DA">
        <w:trPr>
          <w:trHeight w:val="413"/>
          <w:tblHeader/>
          <w:jc w:val="center"/>
        </w:trPr>
        <w:tc>
          <w:tcPr>
            <w:tcW w:w="2706" w:type="pct"/>
            <w:gridSpan w:val="2"/>
            <w:vMerge/>
            <w:vAlign w:val="center"/>
          </w:tcPr>
          <w:p w14:paraId="5E455752" w14:textId="1C73557D" w:rsidR="008D05DA" w:rsidRDefault="008D05DA" w:rsidP="008D05DA">
            <w:pPr>
              <w:pStyle w:val="ListParagraph"/>
              <w:spacing w:before="0" w:after="12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  <w:cs/>
              </w:rPr>
            </w:pPr>
          </w:p>
        </w:tc>
        <w:tc>
          <w:tcPr>
            <w:tcW w:w="2294" w:type="pct"/>
            <w:gridSpan w:val="16"/>
            <w:vAlign w:val="center"/>
          </w:tcPr>
          <w:p w14:paraId="40C795E3" w14:textId="37BE0040" w:rsidR="008D05DA" w:rsidRDefault="008D05DA" w:rsidP="008D05DA">
            <w:pPr>
              <w:spacing w:before="0"/>
              <w:jc w:val="center"/>
              <w:rPr>
                <w:rFonts w:eastAsiaTheme="minorEastAsia"/>
                <w:b/>
                <w:bCs/>
                <w:cs/>
              </w:rPr>
            </w:pPr>
            <w:r w:rsidRPr="00961B40">
              <w:rPr>
                <w:cs/>
              </w:rPr>
              <w:t>ปี พ.ศ.  25</w:t>
            </w:r>
            <w:r>
              <w:rPr>
                <w:rFonts w:hint="cs"/>
                <w:cs/>
              </w:rPr>
              <w:t>63</w:t>
            </w:r>
          </w:p>
        </w:tc>
      </w:tr>
      <w:tr w:rsidR="008D05DA" w:rsidRPr="00C002EF" w14:paraId="26A1E672" w14:textId="6C6C0D93" w:rsidTr="008D05DA">
        <w:trPr>
          <w:trHeight w:val="395"/>
          <w:tblHeader/>
          <w:jc w:val="center"/>
        </w:trPr>
        <w:tc>
          <w:tcPr>
            <w:tcW w:w="2706" w:type="pct"/>
            <w:gridSpan w:val="2"/>
            <w:vMerge/>
            <w:vAlign w:val="center"/>
          </w:tcPr>
          <w:p w14:paraId="7D567B82" w14:textId="4684481E" w:rsidR="008D05DA" w:rsidRPr="00C002EF" w:rsidRDefault="008D05DA" w:rsidP="008D05DA">
            <w:pPr>
              <w:pStyle w:val="ListParagraph"/>
              <w:spacing w:before="0" w:after="12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</w:p>
        </w:tc>
        <w:tc>
          <w:tcPr>
            <w:tcW w:w="579" w:type="pct"/>
            <w:gridSpan w:val="4"/>
            <w:vAlign w:val="center"/>
          </w:tcPr>
          <w:p w14:paraId="7D607F18" w14:textId="511B7A10" w:rsidR="008D05DA" w:rsidRPr="008D05DA" w:rsidRDefault="008D05DA" w:rsidP="008D05DA">
            <w:pPr>
              <w:spacing w:before="0"/>
              <w:jc w:val="center"/>
              <w:rPr>
                <w:rFonts w:eastAsiaTheme="minorEastAsia"/>
                <w:cs/>
              </w:rPr>
            </w:pPr>
            <w:r w:rsidRPr="008D05DA">
              <w:rPr>
                <w:rFonts w:eastAsiaTheme="minorEastAsia" w:hint="cs"/>
                <w:cs/>
              </w:rPr>
              <w:t>ก.ค.</w:t>
            </w:r>
          </w:p>
        </w:tc>
        <w:tc>
          <w:tcPr>
            <w:tcW w:w="579" w:type="pct"/>
            <w:gridSpan w:val="4"/>
            <w:vAlign w:val="center"/>
          </w:tcPr>
          <w:p w14:paraId="4D31E98C" w14:textId="407638EC" w:rsidR="008D05DA" w:rsidRPr="008D05DA" w:rsidRDefault="008D05DA" w:rsidP="008D05DA">
            <w:pPr>
              <w:spacing w:before="0"/>
              <w:jc w:val="center"/>
              <w:rPr>
                <w:rFonts w:eastAsiaTheme="minorEastAsia"/>
                <w:cs/>
              </w:rPr>
            </w:pPr>
            <w:r w:rsidRPr="008D05DA">
              <w:rPr>
                <w:rFonts w:eastAsiaTheme="minorEastAsia" w:hint="cs"/>
                <w:cs/>
              </w:rPr>
              <w:t>ส.ค.</w:t>
            </w:r>
          </w:p>
        </w:tc>
        <w:tc>
          <w:tcPr>
            <w:tcW w:w="579" w:type="pct"/>
            <w:gridSpan w:val="4"/>
            <w:vAlign w:val="center"/>
          </w:tcPr>
          <w:p w14:paraId="694CD3ED" w14:textId="008665AA" w:rsidR="008D05DA" w:rsidRPr="008D05DA" w:rsidRDefault="008D05DA" w:rsidP="008D05DA">
            <w:pPr>
              <w:spacing w:before="0"/>
              <w:jc w:val="center"/>
              <w:rPr>
                <w:rFonts w:eastAsiaTheme="minorEastAsia"/>
                <w:cs/>
              </w:rPr>
            </w:pPr>
            <w:r w:rsidRPr="008D05DA">
              <w:rPr>
                <w:rFonts w:eastAsiaTheme="minorEastAsia" w:hint="cs"/>
                <w:cs/>
              </w:rPr>
              <w:t>ก.ย.</w:t>
            </w:r>
          </w:p>
        </w:tc>
        <w:tc>
          <w:tcPr>
            <w:tcW w:w="556" w:type="pct"/>
            <w:gridSpan w:val="4"/>
            <w:vAlign w:val="center"/>
          </w:tcPr>
          <w:p w14:paraId="0851C10F" w14:textId="50D26487" w:rsidR="008D05DA" w:rsidRPr="008D05DA" w:rsidRDefault="008D05DA" w:rsidP="008D05DA">
            <w:pPr>
              <w:spacing w:before="0"/>
              <w:jc w:val="center"/>
              <w:rPr>
                <w:rFonts w:eastAsiaTheme="minorEastAsia"/>
                <w:cs/>
              </w:rPr>
            </w:pPr>
            <w:r w:rsidRPr="008D05DA">
              <w:rPr>
                <w:rFonts w:eastAsiaTheme="minorEastAsia" w:hint="cs"/>
                <w:cs/>
              </w:rPr>
              <w:t>ต.ค.</w:t>
            </w:r>
          </w:p>
        </w:tc>
      </w:tr>
      <w:tr w:rsidR="00733638" w:rsidRPr="00C002EF" w14:paraId="32C61619" w14:textId="43680B48" w:rsidTr="008D05DA">
        <w:trPr>
          <w:trHeight w:val="458"/>
          <w:jc w:val="center"/>
        </w:trPr>
        <w:tc>
          <w:tcPr>
            <w:tcW w:w="385" w:type="pct"/>
            <w:vAlign w:val="center"/>
          </w:tcPr>
          <w:p w14:paraId="2C126A26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  <w:r w:rsidRPr="00C002EF">
              <w:rPr>
                <w:rFonts w:eastAsiaTheme="minorEastAsia"/>
              </w:rPr>
              <w:t>1</w:t>
            </w:r>
            <w:r w:rsidRPr="00C002EF"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597EF943" w14:textId="2DBC62E3" w:rsidR="00794340" w:rsidRPr="00C002EF" w:rsidRDefault="00DF5178" w:rsidP="006E6D0D">
            <w:pPr>
              <w:spacing w:before="0"/>
              <w:jc w:val="both"/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2F2A6174" wp14:editId="04CC1B18">
                      <wp:simplePos x="0" y="0"/>
                      <wp:positionH relativeFrom="column">
                        <wp:posOffset>2746742</wp:posOffset>
                      </wp:positionH>
                      <wp:positionV relativeFrom="paragraph">
                        <wp:posOffset>144457</wp:posOffset>
                      </wp:positionV>
                      <wp:extent cx="190280" cy="0"/>
                      <wp:effectExtent l="38100" t="76200" r="19685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28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A49917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26" type="#_x0000_t32" style="position:absolute;margin-left:216.3pt;margin-top:11.35pt;width:15pt;height:0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  <w:r w:rsidR="008D05DA" w:rsidRPr="00961B40">
              <w:rPr>
                <w:cs/>
              </w:rPr>
              <w:t>วางแผนการดำเนินงานและศึกษาความเป็นไปได้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772D67C9" w14:textId="333BF6B9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166D051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3252C1E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7EEEBA7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AA55FBC" w14:textId="79F8C6C8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11C5878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0988882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A1882F0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23F3922B" w14:textId="0ED986E4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CB06641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7156F78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FA88ED1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523B30BF" w14:textId="436B1F9C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EC766A6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43C9E0E9" w14:textId="14125805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098590CB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733638" w:rsidRPr="00C002EF" w14:paraId="019EE5EB" w14:textId="641061BC" w:rsidTr="008D05DA">
        <w:trPr>
          <w:trHeight w:val="404"/>
          <w:jc w:val="center"/>
        </w:trPr>
        <w:tc>
          <w:tcPr>
            <w:tcW w:w="385" w:type="pct"/>
            <w:vAlign w:val="center"/>
          </w:tcPr>
          <w:p w14:paraId="744A938C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  <w:r w:rsidRPr="00C002EF">
              <w:rPr>
                <w:rFonts w:eastAsiaTheme="minorEastAsia"/>
              </w:rPr>
              <w:t>2</w:t>
            </w:r>
            <w:r w:rsidRPr="00C002EF"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6C0B5339" w14:textId="5FBBDCE5" w:rsidR="00794340" w:rsidRPr="00C002EF" w:rsidRDefault="00DF5178" w:rsidP="006E6D0D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7D3100F6" wp14:editId="25382649">
                      <wp:simplePos x="0" y="0"/>
                      <wp:positionH relativeFrom="column">
                        <wp:posOffset>2736171</wp:posOffset>
                      </wp:positionH>
                      <wp:positionV relativeFrom="paragraph">
                        <wp:posOffset>260970</wp:posOffset>
                      </wp:positionV>
                      <wp:extent cx="189865" cy="5080"/>
                      <wp:effectExtent l="38100" t="76200" r="19685" b="9017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9865" cy="50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245952" id="Straight Arrow Connector 9" o:spid="_x0000_s1026" type="#_x0000_t32" style="position:absolute;margin-left:215.45pt;margin-top:20.55pt;width:14.95pt;height:.4pt;flip:y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  <w:r w:rsidR="008D05DA" w:rsidRPr="00961B40">
              <w:rPr>
                <w:cs/>
              </w:rPr>
              <w:t>ศึกษาและรวบรวมข้อมูลเกี่ยวกับภาษาที่ใช้ในการเขียนโปรแกรมและเครื่องมือที่ใช้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0984AB2B" w14:textId="46B9C4B3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ACE5232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3930CEB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C99947B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D2C6234" w14:textId="03D34F65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9FD5178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7EE738A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E8097C8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41A75508" w14:textId="29640E2D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59CE692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0D4ECAF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B0F5C8D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4B75E787" w14:textId="007BDE64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985848B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053FF4CC" w14:textId="62B9B5EF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638246A8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733638" w:rsidRPr="00C002EF" w14:paraId="5D75A8F9" w14:textId="17DD8150" w:rsidTr="008D05DA">
        <w:trPr>
          <w:trHeight w:val="287"/>
          <w:jc w:val="center"/>
        </w:trPr>
        <w:tc>
          <w:tcPr>
            <w:tcW w:w="385" w:type="pct"/>
            <w:vAlign w:val="center"/>
          </w:tcPr>
          <w:p w14:paraId="47E71780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  <w:r w:rsidRPr="00C002EF">
              <w:rPr>
                <w:rFonts w:eastAsiaTheme="minorEastAsia"/>
              </w:rPr>
              <w:t>3</w:t>
            </w:r>
            <w:r w:rsidRPr="00C002EF"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077D6D02" w14:textId="6266B55D" w:rsidR="00794340" w:rsidRPr="00C002EF" w:rsidRDefault="008D05DA" w:rsidP="00E36CC4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hint="cs"/>
                <w:cs/>
              </w:rPr>
              <w:t>เก็บรวบรวมความต้องการของระบบ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71CBAD0E" w14:textId="37A4148A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F603C33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BDDF647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E437421" w14:textId="2CB4C06F" w:rsidR="00794340" w:rsidRPr="00C002EF" w:rsidRDefault="00DF5178" w:rsidP="006E6D0D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1E42FCFB" wp14:editId="76218BB1">
                      <wp:simplePos x="0" y="0"/>
                      <wp:positionH relativeFrom="column">
                        <wp:posOffset>-420634</wp:posOffset>
                      </wp:positionH>
                      <wp:positionV relativeFrom="paragraph">
                        <wp:posOffset>274636</wp:posOffset>
                      </wp:positionV>
                      <wp:extent cx="719249" cy="0"/>
                      <wp:effectExtent l="38100" t="76200" r="24130" b="9525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924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C05823" id="Straight Arrow Connector 17" o:spid="_x0000_s1026" type="#_x0000_t32" style="position:absolute;margin-left:-33.1pt;margin-top:21.6pt;width:56.65pt;height:0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10C828D8" w14:textId="0AE214C5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07E9D96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27DF8A5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3091354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2DBAEF4B" w14:textId="264BBFC8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0CC51F2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21F8BF7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6AB4747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777AD7CD" w14:textId="075E45E0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939EB0C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3EB5BF38" w14:textId="623A7F7E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27B68B38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733638" w:rsidRPr="00C002EF" w14:paraId="2E30C11C" w14:textId="21079CD1" w:rsidTr="008D05DA">
        <w:trPr>
          <w:trHeight w:val="287"/>
          <w:jc w:val="center"/>
        </w:trPr>
        <w:tc>
          <w:tcPr>
            <w:tcW w:w="385" w:type="pct"/>
            <w:vAlign w:val="center"/>
          </w:tcPr>
          <w:p w14:paraId="0917074D" w14:textId="36F10A9D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  <w:r w:rsidRPr="00C002EF">
              <w:rPr>
                <w:rFonts w:eastAsiaTheme="minorEastAsia"/>
              </w:rPr>
              <w:t>4</w:t>
            </w:r>
            <w:r w:rsidRPr="00C002EF"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537FCD8B" w14:textId="24ED0135" w:rsidR="00794340" w:rsidRPr="00C002EF" w:rsidRDefault="008D05DA" w:rsidP="006E6D0D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hint="cs"/>
                <w:cs/>
              </w:rPr>
              <w:t>วิเคราะห์ระบบเปลี่ยนแปลงกระบวนการทำงานในส่วนของแบบฟอร์มทั้งหมด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68FD2CA7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9678B84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A1C9C39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B9CA086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6B15FFA" w14:textId="231CAB9F" w:rsidR="00794340" w:rsidRPr="00C002EF" w:rsidRDefault="00DF5178" w:rsidP="006E6D0D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1DF0BFDE" wp14:editId="7FF908F2">
                      <wp:simplePos x="0" y="0"/>
                      <wp:positionH relativeFrom="column">
                        <wp:posOffset>-62689</wp:posOffset>
                      </wp:positionH>
                      <wp:positionV relativeFrom="paragraph">
                        <wp:posOffset>241366</wp:posOffset>
                      </wp:positionV>
                      <wp:extent cx="692851" cy="0"/>
                      <wp:effectExtent l="38100" t="76200" r="12065" b="9525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851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843161" id="Straight Arrow Connector 12" o:spid="_x0000_s1026" type="#_x0000_t32" style="position:absolute;margin-left:-4.95pt;margin-top:19pt;width:54.55pt;height:0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28BBB4F8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B0A0DA7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BE2B272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53A6F6BB" w14:textId="4E3755C8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B2F1AD1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C3D6109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7E37344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47544BA2" w14:textId="33DA4706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769E8FE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07E66EAE" w14:textId="3DFB293D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3C17BD9E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D05DA" w:rsidRPr="00C002EF" w14:paraId="2E1BB1BD" w14:textId="75D21902" w:rsidTr="008D05DA">
        <w:trPr>
          <w:trHeight w:val="287"/>
          <w:jc w:val="center"/>
        </w:trPr>
        <w:tc>
          <w:tcPr>
            <w:tcW w:w="385" w:type="pct"/>
            <w:vAlign w:val="center"/>
          </w:tcPr>
          <w:p w14:paraId="1642C3DB" w14:textId="67FEC0A3" w:rsidR="008D05DA" w:rsidRPr="00C002EF" w:rsidRDefault="008D05DA" w:rsidP="006E6D0D">
            <w:pPr>
              <w:spacing w:before="0"/>
              <w:jc w:val="center"/>
              <w:rPr>
                <w:rFonts w:eastAsiaTheme="minorEastAsia"/>
              </w:rPr>
            </w:pPr>
            <w:r w:rsidRPr="00C002EF">
              <w:rPr>
                <w:rFonts w:eastAsiaTheme="minorEastAsia"/>
              </w:rPr>
              <w:t>5</w:t>
            </w:r>
            <w:r w:rsidRPr="00C002EF"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1A606CAC" w14:textId="757D85C9" w:rsidR="008D05DA" w:rsidRPr="00C002EF" w:rsidRDefault="008D05DA" w:rsidP="006E6D0D">
            <w:pPr>
              <w:spacing w:before="0"/>
              <w:jc w:val="left"/>
              <w:rPr>
                <w:rFonts w:eastAsiaTheme="minorEastAsia"/>
              </w:rPr>
            </w:pPr>
            <w:r w:rsidRPr="00961B40">
              <w:rPr>
                <w:cs/>
              </w:rPr>
              <w:t>ออกแบบ</w:t>
            </w:r>
            <w:r>
              <w:rPr>
                <w:rFonts w:hint="cs"/>
                <w:cs/>
              </w:rPr>
              <w:t>หน้าจอ (</w:t>
            </w:r>
            <w:r>
              <w:t>Mockup</w:t>
            </w:r>
            <w:r>
              <w:rPr>
                <w:rFonts w:hint="cs"/>
                <w:cs/>
              </w:rPr>
              <w:t>)</w:t>
            </w:r>
          </w:p>
        </w:tc>
        <w:tc>
          <w:tcPr>
            <w:tcW w:w="2294" w:type="pct"/>
            <w:gridSpan w:val="16"/>
            <w:shd w:val="clear" w:color="auto" w:fill="auto"/>
            <w:vAlign w:val="center"/>
          </w:tcPr>
          <w:p w14:paraId="18164DED" w14:textId="77777777" w:rsidR="008D05DA" w:rsidRPr="00C002EF" w:rsidRDefault="008D05DA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733638" w:rsidRPr="00C002EF" w14:paraId="1FCC3D73" w14:textId="2AB83BAA" w:rsidTr="008D05DA">
        <w:trPr>
          <w:trHeight w:val="287"/>
          <w:jc w:val="center"/>
        </w:trPr>
        <w:tc>
          <w:tcPr>
            <w:tcW w:w="385" w:type="pct"/>
            <w:vAlign w:val="center"/>
          </w:tcPr>
          <w:p w14:paraId="1E6A8E4D" w14:textId="63860B51" w:rsidR="00794340" w:rsidRPr="00C002EF" w:rsidRDefault="008D05DA" w:rsidP="006E6D0D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 w:hint="cs"/>
                <w:cs/>
              </w:rPr>
              <w:t>5.1.</w:t>
            </w:r>
          </w:p>
        </w:tc>
        <w:tc>
          <w:tcPr>
            <w:tcW w:w="2321" w:type="pct"/>
            <w:noWrap/>
            <w:vAlign w:val="center"/>
          </w:tcPr>
          <w:p w14:paraId="78E1CFA0" w14:textId="3F0F0D52" w:rsidR="00794340" w:rsidRPr="00C002EF" w:rsidRDefault="008D05DA" w:rsidP="006E6D0D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hint="cs"/>
                <w:cs/>
              </w:rPr>
              <w:t>ออกแบบหน้าจอระบบในส่วนของแบบฟอร์มเปลี่ยนแปลงกระบวนการ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09E71B0C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6DD71B3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0CF191E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A14DBF0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ED30A43" w14:textId="129BB253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461AAFF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6E5CB25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5354237" w14:textId="041A3D39" w:rsidR="00794340" w:rsidRPr="00C002EF" w:rsidRDefault="003908CE" w:rsidP="006E6D0D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7DAB611C" wp14:editId="0FD931AA">
                      <wp:simplePos x="0" y="0"/>
                      <wp:positionH relativeFrom="column">
                        <wp:posOffset>93865</wp:posOffset>
                      </wp:positionH>
                      <wp:positionV relativeFrom="paragraph">
                        <wp:posOffset>311859</wp:posOffset>
                      </wp:positionV>
                      <wp:extent cx="191926" cy="5938"/>
                      <wp:effectExtent l="38100" t="76200" r="36830" b="89535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1926" cy="593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63F41F" id="Straight Arrow Connector 20" o:spid="_x0000_s1026" type="#_x0000_t32" style="position:absolute;margin-left:7.4pt;margin-top:24.55pt;width:15.1pt;height:.4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020560D2" w14:textId="5556923E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523863B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89395BF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3FD20D0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23601A61" w14:textId="0DDA8A6D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A5EEF38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38E0B6A9" w14:textId="356FBAD3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78D5B5EE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733638" w:rsidRPr="00C002EF" w14:paraId="0DA1EF2E" w14:textId="39B16F1C" w:rsidTr="008D05DA">
        <w:trPr>
          <w:trHeight w:val="287"/>
          <w:jc w:val="center"/>
        </w:trPr>
        <w:tc>
          <w:tcPr>
            <w:tcW w:w="385" w:type="pct"/>
            <w:vAlign w:val="center"/>
          </w:tcPr>
          <w:p w14:paraId="4E466AD8" w14:textId="07120122" w:rsidR="00794340" w:rsidRPr="00C002EF" w:rsidRDefault="008D05DA" w:rsidP="006E6D0D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 w:hint="cs"/>
                <w:cs/>
              </w:rPr>
              <w:t>5.2.</w:t>
            </w:r>
          </w:p>
        </w:tc>
        <w:tc>
          <w:tcPr>
            <w:tcW w:w="2321" w:type="pct"/>
            <w:noWrap/>
            <w:vAlign w:val="center"/>
          </w:tcPr>
          <w:p w14:paraId="7E7DCD43" w14:textId="2A718C87" w:rsidR="00794340" w:rsidRPr="00C002EF" w:rsidRDefault="008D05DA" w:rsidP="006E6D0D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hint="cs"/>
                <w:cs/>
              </w:rPr>
              <w:t xml:space="preserve">ออกแบบหน้าจอระบบในส่วนของแบบฟอร์ม </w:t>
            </w:r>
            <w:r>
              <w:t>QAP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3B3879A7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10D4A7A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2426116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2A1DE79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32CF382" w14:textId="0D467276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AF5B7CB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A338A5C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F1739FF" w14:textId="7FFC033E" w:rsidR="00794340" w:rsidRPr="00C002EF" w:rsidRDefault="003908CE" w:rsidP="006E6D0D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02154F26" wp14:editId="1A530314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171450</wp:posOffset>
                      </wp:positionV>
                      <wp:extent cx="184785" cy="4763"/>
                      <wp:effectExtent l="38100" t="76200" r="24765" b="90805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785" cy="476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A22916" id="Straight Arrow Connector 22" o:spid="_x0000_s1026" type="#_x0000_t32" style="position:absolute;margin-left:7.8pt;margin-top:13.5pt;width:14.55pt;height:.4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009FCE51" w14:textId="173A3530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CB0F14F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90C8224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EE6BAC5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0DBABA51" w14:textId="70E07B4A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3163F9A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4F8A7471" w14:textId="470C0485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6700648E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733638" w:rsidRPr="00C002EF" w14:paraId="4E1D0340" w14:textId="151E7E32" w:rsidTr="008D05DA">
        <w:trPr>
          <w:trHeight w:val="287"/>
          <w:jc w:val="center"/>
        </w:trPr>
        <w:tc>
          <w:tcPr>
            <w:tcW w:w="385" w:type="pct"/>
            <w:vAlign w:val="center"/>
          </w:tcPr>
          <w:p w14:paraId="486D1C14" w14:textId="5218349C" w:rsidR="00794340" w:rsidRPr="00C002EF" w:rsidRDefault="00781802" w:rsidP="006E6D0D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  <w:r>
              <w:rPr>
                <w:rFonts w:eastAsiaTheme="minorEastAsia"/>
                <w:cs/>
              </w:rPr>
              <w:t>.</w:t>
            </w:r>
            <w:r>
              <w:rPr>
                <w:rFonts w:eastAsiaTheme="minorEastAsia"/>
              </w:rPr>
              <w:t>3</w:t>
            </w:r>
            <w:r w:rsidR="00794340" w:rsidRPr="00C002EF"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1CDAFA64" w14:textId="1CA820EB" w:rsidR="00794340" w:rsidRPr="00C002EF" w:rsidRDefault="00781802" w:rsidP="006E6D0D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hint="cs"/>
                <w:cs/>
              </w:rPr>
              <w:t xml:space="preserve">ออกแบบหน้าจอระบบในส่วนของแบบฟอร์ม </w:t>
            </w:r>
            <w:r>
              <w:t xml:space="preserve">BKD  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17C4A0FA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926FC9D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71BF269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6F30F83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B9FBB0C" w14:textId="76E0BE5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590BB97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89DE313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34BEE4D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6D6057B5" w14:textId="2918B106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6109D6C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350776E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625DCBB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2411A022" w14:textId="2497FF32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7325740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5339090C" w14:textId="7792D640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4DDBF923" w14:textId="77777777" w:rsidR="00794340" w:rsidRPr="00C002EF" w:rsidRDefault="00794340" w:rsidP="006E6D0D">
            <w:pPr>
              <w:spacing w:before="0"/>
              <w:jc w:val="center"/>
              <w:rPr>
                <w:rFonts w:eastAsiaTheme="minorEastAsia"/>
              </w:rPr>
            </w:pPr>
          </w:p>
        </w:tc>
      </w:tr>
    </w:tbl>
    <w:p w14:paraId="7144F9B8" w14:textId="43D30090" w:rsidR="00FC27D4" w:rsidRDefault="00FC27D4" w:rsidP="00FC27D4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bookmarkStart w:id="103" w:name="_Toc420265823"/>
      <w:bookmarkStart w:id="104" w:name="_Toc487543096"/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1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 แผนปฏิบัติงานสหกิจศึกษา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(1)</w:t>
      </w:r>
    </w:p>
    <w:tbl>
      <w:tblPr>
        <w:tblStyle w:val="TableGrid"/>
        <w:tblpPr w:leftFromText="180" w:rightFromText="180" w:vertAnchor="text" w:horzAnchor="margin" w:tblpY="117"/>
        <w:tblW w:w="5256" w:type="pct"/>
        <w:tblLayout w:type="fixed"/>
        <w:tblLook w:val="04A0" w:firstRow="1" w:lastRow="0" w:firstColumn="1" w:lastColumn="0" w:noHBand="0" w:noVBand="1"/>
      </w:tblPr>
      <w:tblGrid>
        <w:gridCol w:w="736"/>
        <w:gridCol w:w="4440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7"/>
        <w:gridCol w:w="274"/>
        <w:gridCol w:w="236"/>
      </w:tblGrid>
      <w:tr w:rsidR="00FC27D4" w:rsidRPr="00C002EF" w14:paraId="39FA5519" w14:textId="77777777" w:rsidTr="00FC27D4">
        <w:trPr>
          <w:trHeight w:val="683"/>
          <w:tblHeader/>
        </w:trPr>
        <w:tc>
          <w:tcPr>
            <w:tcW w:w="5000" w:type="pct"/>
            <w:gridSpan w:val="18"/>
            <w:vAlign w:val="center"/>
          </w:tcPr>
          <w:p w14:paraId="156E0D21" w14:textId="2720C1C8" w:rsidR="00FC27D4" w:rsidRPr="00C002EF" w:rsidRDefault="00FC27D4" w:rsidP="00FC27D4">
            <w:pPr>
              <w:spacing w:before="0"/>
              <w:jc w:val="center"/>
              <w:rPr>
                <w:rFonts w:eastAsiaTheme="minorEastAsia"/>
                <w:b/>
                <w:bCs/>
                <w:cs/>
              </w:rPr>
            </w:pPr>
            <w:r>
              <w:rPr>
                <w:rFonts w:hint="cs"/>
                <w:cs/>
              </w:rPr>
              <w:t>แผนปฏิบัติงานสหกิจศึกษา</w:t>
            </w:r>
          </w:p>
        </w:tc>
      </w:tr>
      <w:tr w:rsidR="00FC27D4" w:rsidRPr="00C002EF" w14:paraId="65AFE294" w14:textId="77777777" w:rsidTr="00FC27D4">
        <w:trPr>
          <w:trHeight w:val="503"/>
          <w:tblHeader/>
        </w:trPr>
        <w:tc>
          <w:tcPr>
            <w:tcW w:w="2706" w:type="pct"/>
            <w:gridSpan w:val="2"/>
            <w:vMerge w:val="restart"/>
            <w:vAlign w:val="center"/>
          </w:tcPr>
          <w:p w14:paraId="539F7D11" w14:textId="77777777" w:rsidR="00FC27D4" w:rsidRPr="008D05DA" w:rsidRDefault="00FC27D4" w:rsidP="00FC27D4">
            <w:pPr>
              <w:jc w:val="center"/>
              <w:rPr>
                <w:cs/>
              </w:rPr>
            </w:pPr>
            <w:r w:rsidRPr="008D05DA">
              <w:rPr>
                <w:cs/>
              </w:rPr>
              <w:t>ขั้นตอนการดำเนินงาน</w:t>
            </w:r>
          </w:p>
        </w:tc>
        <w:tc>
          <w:tcPr>
            <w:tcW w:w="2294" w:type="pct"/>
            <w:gridSpan w:val="16"/>
            <w:vAlign w:val="center"/>
          </w:tcPr>
          <w:p w14:paraId="288DDEFA" w14:textId="1C67DD53" w:rsidR="00FC27D4" w:rsidRDefault="00FC27D4" w:rsidP="00FC27D4">
            <w:pPr>
              <w:spacing w:before="0"/>
              <w:jc w:val="center"/>
              <w:rPr>
                <w:rFonts w:eastAsiaTheme="minorEastAsia"/>
                <w:b/>
                <w:bCs/>
                <w:cs/>
              </w:rPr>
            </w:pPr>
            <w:r w:rsidRPr="00961B40">
              <w:rPr>
                <w:cs/>
              </w:rPr>
              <w:t>ขั้นตอนการดำเนินงาน</w:t>
            </w:r>
          </w:p>
        </w:tc>
      </w:tr>
      <w:tr w:rsidR="00FC27D4" w:rsidRPr="00C002EF" w14:paraId="10B81E90" w14:textId="77777777" w:rsidTr="00FC27D4">
        <w:trPr>
          <w:trHeight w:val="413"/>
          <w:tblHeader/>
        </w:trPr>
        <w:tc>
          <w:tcPr>
            <w:tcW w:w="2706" w:type="pct"/>
            <w:gridSpan w:val="2"/>
            <w:vMerge/>
            <w:vAlign w:val="center"/>
          </w:tcPr>
          <w:p w14:paraId="279425BA" w14:textId="77777777" w:rsidR="00FC27D4" w:rsidRDefault="00FC27D4" w:rsidP="00FC27D4">
            <w:pPr>
              <w:pStyle w:val="ListParagraph"/>
              <w:spacing w:before="0" w:after="12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  <w:cs/>
              </w:rPr>
            </w:pPr>
          </w:p>
        </w:tc>
        <w:tc>
          <w:tcPr>
            <w:tcW w:w="2294" w:type="pct"/>
            <w:gridSpan w:val="16"/>
            <w:vAlign w:val="center"/>
          </w:tcPr>
          <w:p w14:paraId="797821DD" w14:textId="7CF9B3EE" w:rsidR="00FC27D4" w:rsidRDefault="00FC27D4" w:rsidP="00FC27D4">
            <w:pPr>
              <w:spacing w:before="0"/>
              <w:jc w:val="center"/>
              <w:rPr>
                <w:rFonts w:eastAsiaTheme="minorEastAsia"/>
                <w:b/>
                <w:bCs/>
                <w:cs/>
              </w:rPr>
            </w:pPr>
            <w:r w:rsidRPr="00961B40">
              <w:rPr>
                <w:cs/>
              </w:rPr>
              <w:t>ปี พ.ศ.  25</w:t>
            </w:r>
            <w:r>
              <w:rPr>
                <w:rFonts w:hint="cs"/>
                <w:cs/>
              </w:rPr>
              <w:t>63</w:t>
            </w:r>
          </w:p>
        </w:tc>
      </w:tr>
      <w:tr w:rsidR="00FC27D4" w:rsidRPr="00C002EF" w14:paraId="3CD80A38" w14:textId="77777777" w:rsidTr="00FC27D4">
        <w:trPr>
          <w:trHeight w:val="395"/>
          <w:tblHeader/>
        </w:trPr>
        <w:tc>
          <w:tcPr>
            <w:tcW w:w="2706" w:type="pct"/>
            <w:gridSpan w:val="2"/>
            <w:vMerge/>
            <w:vAlign w:val="center"/>
          </w:tcPr>
          <w:p w14:paraId="027936C9" w14:textId="77777777" w:rsidR="00FC27D4" w:rsidRPr="00C002EF" w:rsidRDefault="00FC27D4" w:rsidP="00FC27D4">
            <w:pPr>
              <w:pStyle w:val="ListParagraph"/>
              <w:spacing w:before="0" w:after="12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</w:p>
        </w:tc>
        <w:tc>
          <w:tcPr>
            <w:tcW w:w="579" w:type="pct"/>
            <w:gridSpan w:val="4"/>
            <w:vAlign w:val="center"/>
          </w:tcPr>
          <w:p w14:paraId="7F376088" w14:textId="77777777" w:rsidR="00FC27D4" w:rsidRPr="008D05DA" w:rsidRDefault="00FC27D4" w:rsidP="00FC27D4">
            <w:pPr>
              <w:spacing w:before="0"/>
              <w:jc w:val="center"/>
              <w:rPr>
                <w:rFonts w:eastAsiaTheme="minorEastAsia"/>
                <w:cs/>
              </w:rPr>
            </w:pPr>
            <w:r w:rsidRPr="008D05DA">
              <w:rPr>
                <w:rFonts w:eastAsiaTheme="minorEastAsia" w:hint="cs"/>
                <w:cs/>
              </w:rPr>
              <w:t>ก.ค.</w:t>
            </w:r>
          </w:p>
        </w:tc>
        <w:tc>
          <w:tcPr>
            <w:tcW w:w="579" w:type="pct"/>
            <w:gridSpan w:val="4"/>
            <w:vAlign w:val="center"/>
          </w:tcPr>
          <w:p w14:paraId="0A7F455C" w14:textId="77777777" w:rsidR="00FC27D4" w:rsidRPr="008D05DA" w:rsidRDefault="00FC27D4" w:rsidP="00FC27D4">
            <w:pPr>
              <w:spacing w:before="0"/>
              <w:jc w:val="center"/>
              <w:rPr>
                <w:rFonts w:eastAsiaTheme="minorEastAsia"/>
                <w:cs/>
              </w:rPr>
            </w:pPr>
            <w:r w:rsidRPr="008D05DA">
              <w:rPr>
                <w:rFonts w:eastAsiaTheme="minorEastAsia" w:hint="cs"/>
                <w:cs/>
              </w:rPr>
              <w:t>ส.ค.</w:t>
            </w:r>
          </w:p>
        </w:tc>
        <w:tc>
          <w:tcPr>
            <w:tcW w:w="579" w:type="pct"/>
            <w:gridSpan w:val="4"/>
            <w:vAlign w:val="center"/>
          </w:tcPr>
          <w:p w14:paraId="4F949FE1" w14:textId="4EC8E4AA" w:rsidR="00FC27D4" w:rsidRPr="008D05DA" w:rsidRDefault="00FC27D4" w:rsidP="00FC27D4">
            <w:pPr>
              <w:spacing w:before="0"/>
              <w:jc w:val="center"/>
              <w:rPr>
                <w:rFonts w:eastAsiaTheme="minorEastAsia"/>
                <w:cs/>
              </w:rPr>
            </w:pPr>
            <w:r w:rsidRPr="008D05DA">
              <w:rPr>
                <w:rFonts w:eastAsiaTheme="minorEastAsia" w:hint="cs"/>
                <w:cs/>
              </w:rPr>
              <w:t>ก.ย.</w:t>
            </w:r>
          </w:p>
        </w:tc>
        <w:tc>
          <w:tcPr>
            <w:tcW w:w="556" w:type="pct"/>
            <w:gridSpan w:val="4"/>
            <w:vAlign w:val="center"/>
          </w:tcPr>
          <w:p w14:paraId="13C66331" w14:textId="77777777" w:rsidR="00FC27D4" w:rsidRPr="008D05DA" w:rsidRDefault="00FC27D4" w:rsidP="00FC27D4">
            <w:pPr>
              <w:spacing w:before="0"/>
              <w:jc w:val="center"/>
              <w:rPr>
                <w:rFonts w:eastAsiaTheme="minorEastAsia"/>
                <w:cs/>
              </w:rPr>
            </w:pPr>
            <w:r w:rsidRPr="008D05DA">
              <w:rPr>
                <w:rFonts w:eastAsiaTheme="minorEastAsia" w:hint="cs"/>
                <w:cs/>
              </w:rPr>
              <w:t>ต.ค.</w:t>
            </w:r>
          </w:p>
        </w:tc>
      </w:tr>
      <w:tr w:rsidR="008C6605" w:rsidRPr="00C002EF" w14:paraId="39A03F77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22C38444" w14:textId="7BFADAC8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  <w:r>
              <w:rPr>
                <w:rFonts w:eastAsiaTheme="minorEastAsia"/>
                <w:cs/>
              </w:rPr>
              <w:t>.</w:t>
            </w:r>
            <w:r>
              <w:rPr>
                <w:rFonts w:eastAsiaTheme="minorEastAsia"/>
              </w:rPr>
              <w:t>4</w:t>
            </w:r>
            <w:r w:rsidRPr="00C002EF"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41B5ECC9" w14:textId="08BB0B8A" w:rsidR="008C6605" w:rsidRPr="00C002EF" w:rsidRDefault="008C6605" w:rsidP="008C6605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hint="cs"/>
                <w:cs/>
              </w:rPr>
              <w:t xml:space="preserve">ออกแบบหน้าจอระบบในส่วนของแบบฟอร์ม </w:t>
            </w:r>
            <w:r>
              <w:t>Annual plan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7B49AAD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42AFEE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0828C4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B4BA8B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094BED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56AEF4B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26ABCE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3DDCDA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6F272A26" w14:textId="46E0B43C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F518BBB" wp14:editId="7DA9D234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124460</wp:posOffset>
                      </wp:positionV>
                      <wp:extent cx="184785" cy="0"/>
                      <wp:effectExtent l="38100" t="76200" r="24765" b="9525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78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2A7C27" id="Straight Arrow Connector 27" o:spid="_x0000_s1026" type="#_x0000_t32" style="position:absolute;margin-left:-5.05pt;margin-top:9.8pt;width:14.5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4C88F3A2" w14:textId="0008CED9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CF76332" w14:textId="2E0BDD3C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9A54ABB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5530D26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D04BDF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49F892E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6029AB5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535C0045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0E914666" w14:textId="4936509B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  <w:r w:rsidRPr="00C002EF"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76467A0A" w14:textId="43BF1B62" w:rsidR="008C6605" w:rsidRPr="00961B40" w:rsidRDefault="008C6605" w:rsidP="008C6605">
            <w:pPr>
              <w:spacing w:before="0"/>
              <w:jc w:val="left"/>
              <w:rPr>
                <w:cs/>
              </w:rPr>
            </w:pPr>
            <w:r w:rsidRPr="00961B40">
              <w:rPr>
                <w:cs/>
              </w:rPr>
              <w:t xml:space="preserve">ออกแบบ </w:t>
            </w:r>
            <w:r w:rsidRPr="00961B40">
              <w:t>Use case Diagram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08C4BA5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E2C391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1974A1B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4028F0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134DEC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452325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06334B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8E9927B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03A5339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3B885C3" w14:textId="6CF40F81" w:rsidR="008C6605" w:rsidRDefault="008C6605" w:rsidP="008C6605">
            <w:pPr>
              <w:spacing w:before="0"/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4F6FBB5" wp14:editId="76F22114">
                      <wp:simplePos x="0" y="0"/>
                      <wp:positionH relativeFrom="column">
                        <wp:posOffset>-237490</wp:posOffset>
                      </wp:positionH>
                      <wp:positionV relativeFrom="paragraph">
                        <wp:posOffset>167005</wp:posOffset>
                      </wp:positionV>
                      <wp:extent cx="342900" cy="0"/>
                      <wp:effectExtent l="38100" t="76200" r="19050" b="9525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29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E9B7B" id="Straight Arrow Connector 40" o:spid="_x0000_s1026" type="#_x0000_t32" style="position:absolute;margin-left:-18.7pt;margin-top:13.15pt;width:27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08F0713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B35247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10C524B4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61DD2B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7128F78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4BAD532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2633FE6D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764509BB" w14:textId="65F512FD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  <w:r>
              <w:rPr>
                <w:rFonts w:eastAsiaTheme="minorEastAsia"/>
                <w:cs/>
              </w:rPr>
              <w:t>.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519336AE" w14:textId="05E67431" w:rsidR="008C6605" w:rsidRDefault="008C6605" w:rsidP="008C6605">
            <w:pPr>
              <w:spacing w:before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ออกแบบมอดูลจัดการแบบฟอร์ม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17A592D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5FF35F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AC557B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FC2AFF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AE48DA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D1C6A5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6273C9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A4BD87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4ABC8A93" w14:textId="36A57158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E1D038B" w14:textId="2A7F1CC1" w:rsidR="008C6605" w:rsidRDefault="008C6605" w:rsidP="008C6605">
            <w:pPr>
              <w:spacing w:before="0"/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5AA4017" wp14:editId="41EBF6C6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140335</wp:posOffset>
                      </wp:positionV>
                      <wp:extent cx="350202" cy="0"/>
                      <wp:effectExtent l="38100" t="76200" r="12065" b="9525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020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2A1B6" id="Straight Arrow Connector 34" o:spid="_x0000_s1026" type="#_x0000_t32" style="position:absolute;margin-left:-5.3pt;margin-top:11.05pt;width:27.5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7A1DB2A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05C861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5891FCB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39823A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2E9CF2E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56200A3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170B6CDB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53AF9DE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  <w:r>
              <w:rPr>
                <w:rFonts w:eastAsiaTheme="minorEastAsia"/>
                <w:cs/>
              </w:rPr>
              <w:t>.</w:t>
            </w:r>
            <w:r>
              <w:rPr>
                <w:rFonts w:eastAsiaTheme="minorEastAsia"/>
              </w:rPr>
              <w:t>2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1349B9C8" w14:textId="77777777" w:rsidR="008C6605" w:rsidRPr="00C002EF" w:rsidRDefault="008C6605" w:rsidP="008C6605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hint="cs"/>
                <w:cs/>
              </w:rPr>
              <w:t>ออกแบบมอดูลจัดการบทบาทของแผนกคุณภาพ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0E68E1B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8A8A5F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8F4B9B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F84B2E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0CF846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41770B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24CA5C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1818A94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21AE3931" w14:textId="43044876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65CA060" wp14:editId="1466E32C">
                      <wp:simplePos x="0" y="0"/>
                      <wp:positionH relativeFrom="column">
                        <wp:posOffset>108727</wp:posOffset>
                      </wp:positionH>
                      <wp:positionV relativeFrom="paragraph">
                        <wp:posOffset>150940</wp:posOffset>
                      </wp:positionV>
                      <wp:extent cx="347663" cy="4762"/>
                      <wp:effectExtent l="38100" t="76200" r="14605" b="90805"/>
                      <wp:wrapNone/>
                      <wp:docPr id="41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7663" cy="476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0892E4" id="Straight Arrow Connector 41" o:spid="_x0000_s1026" type="#_x0000_t32" style="position:absolute;margin-left:8.55pt;margin-top:11.9pt;width:27.4pt;height:.3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33D4D61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725AFD6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BD74DC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1DD09FF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796AA0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1A06288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794CEC1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4C60FC65" w14:textId="77777777" w:rsidTr="00344AFD">
        <w:trPr>
          <w:trHeight w:val="287"/>
        </w:trPr>
        <w:tc>
          <w:tcPr>
            <w:tcW w:w="385" w:type="pct"/>
            <w:vAlign w:val="center"/>
          </w:tcPr>
          <w:p w14:paraId="2C5BD052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5953AD8F" w14:textId="77777777" w:rsidR="008C6605" w:rsidRDefault="008C6605" w:rsidP="008C6605">
            <w:pPr>
              <w:spacing w:before="0"/>
              <w:jc w:val="left"/>
              <w:rPr>
                <w:cs/>
              </w:rPr>
            </w:pPr>
            <w:r w:rsidRPr="00961B40">
              <w:rPr>
                <w:cs/>
              </w:rPr>
              <w:t xml:space="preserve">ออกแบบ  </w:t>
            </w:r>
            <w:r w:rsidRPr="00961B40">
              <w:t>Sequence Diagram</w:t>
            </w:r>
          </w:p>
        </w:tc>
        <w:tc>
          <w:tcPr>
            <w:tcW w:w="2294" w:type="pct"/>
            <w:gridSpan w:val="16"/>
            <w:shd w:val="clear" w:color="auto" w:fill="auto"/>
            <w:vAlign w:val="center"/>
          </w:tcPr>
          <w:p w14:paraId="4DFBB524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2EDD8B1A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3FBF921F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  <w:r>
              <w:rPr>
                <w:rFonts w:eastAsiaTheme="minorEastAsia"/>
                <w:cs/>
              </w:rPr>
              <w:t>.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33558A87" w14:textId="77777777" w:rsidR="008C6605" w:rsidRDefault="008C6605" w:rsidP="008C6605">
            <w:pPr>
              <w:spacing w:before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ออกแบบมอดูลจัดการแบบฟอร์ม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73B019A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5D54036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10D2CF6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182AEF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D7DF14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39ECEB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E6D4814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172FBF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3337E36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21BCF9F" w14:textId="73AA09DB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D48FCB0" wp14:editId="4A25CF46">
                      <wp:simplePos x="0" y="0"/>
                      <wp:positionH relativeFrom="column">
                        <wp:posOffset>110253</wp:posOffset>
                      </wp:positionH>
                      <wp:positionV relativeFrom="paragraph">
                        <wp:posOffset>170218</wp:posOffset>
                      </wp:positionV>
                      <wp:extent cx="352425" cy="0"/>
                      <wp:effectExtent l="38100" t="76200" r="9525" b="9525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E77DDB" id="Straight Arrow Connector 44" o:spid="_x0000_s1026" type="#_x0000_t32" style="position:absolute;margin-left:8.7pt;margin-top:13.4pt;width:27.7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7FF8C6A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5E9426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60A65BC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91C287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7848BC5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196E130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62F7AE6B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042E32D3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  <w:r>
              <w:rPr>
                <w:rFonts w:eastAsiaTheme="minorEastAsia"/>
                <w:cs/>
              </w:rPr>
              <w:t>.</w:t>
            </w:r>
            <w:r>
              <w:rPr>
                <w:rFonts w:eastAsiaTheme="minorEastAsia"/>
              </w:rPr>
              <w:t>2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7B607BFA" w14:textId="77777777" w:rsidR="008C6605" w:rsidRDefault="008C6605" w:rsidP="008C6605">
            <w:pPr>
              <w:spacing w:before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ออกแบบมอดูลจัดการบทบาทของแผนกคุณภาพ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3F810FEB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54C8C0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4A3CFD6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B693DE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F7895D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018570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0CF9B2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78031D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3C05A72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FEA6207" w14:textId="0313A163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322FF79" wp14:editId="278D846D">
                      <wp:simplePos x="0" y="0"/>
                      <wp:positionH relativeFrom="column">
                        <wp:posOffset>110253</wp:posOffset>
                      </wp:positionH>
                      <wp:positionV relativeFrom="paragraph">
                        <wp:posOffset>155973</wp:posOffset>
                      </wp:positionV>
                      <wp:extent cx="352425" cy="0"/>
                      <wp:effectExtent l="38100" t="76200" r="9525" b="95250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4BC338" id="Straight Arrow Connector 50" o:spid="_x0000_s1026" type="#_x0000_t32" style="position:absolute;margin-left:8.7pt;margin-top:12.3pt;width:27.7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1DBF7EB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66DC41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4C099A3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76E690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51C10A96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75C007C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2599FBA5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52EB1736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1FE65261" w14:textId="77777777" w:rsidR="008C6605" w:rsidRDefault="008C6605" w:rsidP="008C6605">
            <w:pPr>
              <w:spacing w:before="0"/>
              <w:jc w:val="left"/>
              <w:rPr>
                <w:cs/>
              </w:rPr>
            </w:pPr>
            <w:r w:rsidRPr="00961B40">
              <w:rPr>
                <w:cs/>
              </w:rPr>
              <w:t>ออกแบบฐานข้อมูล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61F30BF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41EA31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663E1E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0DE435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9CB4EE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79FDBD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AC2EAE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2BB7C0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3D923B5D" w14:textId="32FF18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F5A6545" wp14:editId="7B1E14D3">
                      <wp:simplePos x="0" y="0"/>
                      <wp:positionH relativeFrom="column">
                        <wp:posOffset>-61870</wp:posOffset>
                      </wp:positionH>
                      <wp:positionV relativeFrom="paragraph">
                        <wp:posOffset>154741</wp:posOffset>
                      </wp:positionV>
                      <wp:extent cx="695325" cy="4763"/>
                      <wp:effectExtent l="38100" t="76200" r="28575" b="90805"/>
                      <wp:wrapNone/>
                      <wp:docPr id="51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95325" cy="476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603ECF" id="Straight Arrow Connector 51" o:spid="_x0000_s1026" type="#_x0000_t32" style="position:absolute;margin-left:-4.85pt;margin-top:12.2pt;width:54.75pt;height: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</w:tcPr>
          <w:p w14:paraId="2DFC2D5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E63175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A82AD0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0234081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127E0A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11E34A2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579FB97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62BCF88E" w14:textId="77777777" w:rsidTr="00344AFD">
        <w:trPr>
          <w:trHeight w:val="287"/>
        </w:trPr>
        <w:tc>
          <w:tcPr>
            <w:tcW w:w="385" w:type="pct"/>
            <w:vAlign w:val="center"/>
          </w:tcPr>
          <w:p w14:paraId="1F57A962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0109D02C" w14:textId="77777777" w:rsidR="008C6605" w:rsidRPr="00961B40" w:rsidRDefault="008C6605" w:rsidP="008C6605">
            <w:pPr>
              <w:spacing w:before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พัฒนามอดูลจัดการแบบฟอร์ม</w:t>
            </w:r>
          </w:p>
        </w:tc>
        <w:tc>
          <w:tcPr>
            <w:tcW w:w="2294" w:type="pct"/>
            <w:gridSpan w:val="16"/>
            <w:shd w:val="clear" w:color="auto" w:fill="auto"/>
            <w:vAlign w:val="center"/>
          </w:tcPr>
          <w:p w14:paraId="1DF8896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3B58626A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06985740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  <w:r>
              <w:rPr>
                <w:rFonts w:eastAsiaTheme="minorEastAsia"/>
                <w:cs/>
              </w:rPr>
              <w:t>.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1D57E8CD" w14:textId="77777777" w:rsidR="008C6605" w:rsidRPr="00961B40" w:rsidRDefault="008C6605" w:rsidP="008C6605">
            <w:pPr>
              <w:spacing w:before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พัฒนามอดูลสร้างแบบฟอร์ม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508ABCF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57F336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BE4E08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6872FC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B3FD13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A4AC7A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1D96DB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D52D37B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4D87F2E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37E138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6C0282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4D1B27E" w14:textId="57379191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9D84245" wp14:editId="4C11CA94">
                      <wp:simplePos x="0" y="0"/>
                      <wp:positionH relativeFrom="column">
                        <wp:posOffset>106481</wp:posOffset>
                      </wp:positionH>
                      <wp:positionV relativeFrom="paragraph">
                        <wp:posOffset>187666</wp:posOffset>
                      </wp:positionV>
                      <wp:extent cx="509588" cy="0"/>
                      <wp:effectExtent l="38100" t="76200" r="24130" b="9525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9588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B8FA29" id="Straight Arrow Connector 52" o:spid="_x0000_s1026" type="#_x0000_t32" style="position:absolute;margin-left:8.4pt;margin-top:14.8pt;width:40.1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0BB9607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1B5B2A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1292B3B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210441A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7523B04B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48C44ACF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2D76B9EC" w14:textId="68CADB42" w:rsidR="008C6605" w:rsidRDefault="008C6605" w:rsidP="008C6605">
            <w:pPr>
              <w:spacing w:before="0"/>
              <w:jc w:val="left"/>
            </w:pPr>
            <w:r>
              <w:rPr>
                <w:rFonts w:hint="cs"/>
                <w:cs/>
              </w:rPr>
              <w:t>พัฒนามอดูลจัดการคนอนุมัติของแผนกตรวจสอบคุณภาพ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3EC75A9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0EB341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A3B0D8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68301C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AE93A9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07A7FC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68436CD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93743F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58365CD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894EB0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409C24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56F5AB0" w14:textId="7071434E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42FF94D" wp14:editId="61956735">
                      <wp:simplePos x="0" y="0"/>
                      <wp:positionH relativeFrom="column">
                        <wp:posOffset>106481</wp:posOffset>
                      </wp:positionH>
                      <wp:positionV relativeFrom="paragraph">
                        <wp:posOffset>146126</wp:posOffset>
                      </wp:positionV>
                      <wp:extent cx="509270" cy="0"/>
                      <wp:effectExtent l="38100" t="76200" r="24130" b="95250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927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60C8D" id="Straight Arrow Connector 54" o:spid="_x0000_s1026" type="#_x0000_t32" style="position:absolute;margin-left:8.4pt;margin-top:11.5pt;width:40.1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5BF6E88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A44688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1D6ACDD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2566D5C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133FC3E1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752F2341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2C68781D" w14:textId="77777777" w:rsidR="008C6605" w:rsidRDefault="008C6605" w:rsidP="008C6605">
            <w:pPr>
              <w:spacing w:before="0"/>
              <w:jc w:val="left"/>
              <w:rPr>
                <w:cs/>
              </w:rPr>
            </w:pPr>
            <w:r w:rsidRPr="00961B40">
              <w:rPr>
                <w:cs/>
              </w:rPr>
              <w:t>ทดสอบโปรแกรมและแก้ไขเพิ่มเติมโปรแกรมให้สมบูรณ์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3ED4C1F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322A50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321FE7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A2D18C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F1C04C0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0EF02A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C45B6C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980EE24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423CC7B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30C6EC9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A6EEAF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C37FF15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3B41B92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369A03A" w14:textId="17DFB39E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BFA75E2" wp14:editId="3BA5351F">
                      <wp:simplePos x="0" y="0"/>
                      <wp:positionH relativeFrom="column">
                        <wp:posOffset>-61064</wp:posOffset>
                      </wp:positionH>
                      <wp:positionV relativeFrom="paragraph">
                        <wp:posOffset>227415</wp:posOffset>
                      </wp:positionV>
                      <wp:extent cx="352425" cy="4763"/>
                      <wp:effectExtent l="38100" t="76200" r="28575" b="90805"/>
                      <wp:wrapNone/>
                      <wp:docPr id="55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476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0B2B29" id="Straight Arrow Connector 55" o:spid="_x0000_s1026" type="#_x0000_t32" style="position:absolute;margin-left:-4.8pt;margin-top:17.9pt;width:27.75pt;height:.4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43" w:type="pct"/>
            <w:shd w:val="clear" w:color="auto" w:fill="auto"/>
            <w:vAlign w:val="center"/>
          </w:tcPr>
          <w:p w14:paraId="6634C9B4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23" w:type="pct"/>
            <w:shd w:val="clear" w:color="auto" w:fill="auto"/>
          </w:tcPr>
          <w:p w14:paraId="122AE92B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  <w:tr w:rsidR="008C6605" w:rsidRPr="00C002EF" w14:paraId="5A8DECCD" w14:textId="77777777" w:rsidTr="00FC27D4">
        <w:trPr>
          <w:trHeight w:val="287"/>
        </w:trPr>
        <w:tc>
          <w:tcPr>
            <w:tcW w:w="385" w:type="pct"/>
            <w:vAlign w:val="center"/>
          </w:tcPr>
          <w:p w14:paraId="104A5D7E" w14:textId="77777777" w:rsidR="008C6605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13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21" w:type="pct"/>
            <w:noWrap/>
            <w:vAlign w:val="center"/>
          </w:tcPr>
          <w:p w14:paraId="0FF15A95" w14:textId="77777777" w:rsidR="008C6605" w:rsidRDefault="008C6605" w:rsidP="008C6605">
            <w:pPr>
              <w:spacing w:before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นำเสนอระบบเปลี่ยนแปลงกระบวนการทำงาน</w:t>
            </w:r>
          </w:p>
        </w:tc>
        <w:tc>
          <w:tcPr>
            <w:tcW w:w="145" w:type="pct"/>
            <w:shd w:val="clear" w:color="auto" w:fill="auto"/>
            <w:vAlign w:val="center"/>
          </w:tcPr>
          <w:p w14:paraId="392CB542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332887C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4AAB8EA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484C7DE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54F47ED7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42B2ED3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5438BDB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6B593CD4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597F7CE9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0AE7E611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7D71D178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127DEAB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  <w:vAlign w:val="center"/>
          </w:tcPr>
          <w:p w14:paraId="03A3687F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uto"/>
          </w:tcPr>
          <w:p w14:paraId="2EEC9213" w14:textId="77777777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14:paraId="44ACB6BF" w14:textId="1F4F8654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8E0F991" wp14:editId="4BF3AA12">
                      <wp:simplePos x="0" y="0"/>
                      <wp:positionH relativeFrom="column">
                        <wp:posOffset>90587</wp:posOffset>
                      </wp:positionH>
                      <wp:positionV relativeFrom="paragraph">
                        <wp:posOffset>137539</wp:posOffset>
                      </wp:positionV>
                      <wp:extent cx="171112" cy="8667"/>
                      <wp:effectExtent l="19050" t="57150" r="38735" b="86995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1112" cy="866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729E3F" id="Straight Arrow Connector 59" o:spid="_x0000_s1026" type="#_x0000_t32" style="position:absolute;margin-left:7.15pt;margin-top:10.85pt;width:13.45pt;height:.7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" strokecolor="black [3213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23" w:type="pct"/>
            <w:shd w:val="clear" w:color="auto" w:fill="auto"/>
          </w:tcPr>
          <w:p w14:paraId="30EBA10B" w14:textId="187E7E7D" w:rsidR="008C6605" w:rsidRPr="00C002EF" w:rsidRDefault="008C6605" w:rsidP="008C6605">
            <w:pPr>
              <w:spacing w:before="0"/>
              <w:jc w:val="center"/>
              <w:rPr>
                <w:rFonts w:eastAsiaTheme="minorEastAsia"/>
              </w:rPr>
            </w:pPr>
          </w:p>
        </w:tc>
      </w:tr>
    </w:tbl>
    <w:p w14:paraId="5F36E143" w14:textId="3A45CA72" w:rsidR="00FC27D4" w:rsidRPr="00FC27D4" w:rsidRDefault="00FC27D4">
      <w:pPr>
        <w:spacing w:before="0" w:after="160"/>
        <w:jc w:val="left"/>
        <w:rPr>
          <w:cs/>
        </w:rPr>
      </w:pPr>
    </w:p>
    <w:p w14:paraId="45E1FC66" w14:textId="3822FE3B" w:rsidR="009F7F5E" w:rsidRPr="00C002EF" w:rsidRDefault="009F7F5E" w:rsidP="00991A87">
      <w:pPr>
        <w:pStyle w:val="Heading2"/>
      </w:pPr>
      <w:bookmarkStart w:id="105" w:name="_Toc54854161"/>
      <w:r w:rsidRPr="00C002EF">
        <w:rPr>
          <w:cs/>
        </w:rPr>
        <w:lastRenderedPageBreak/>
        <w:t>ดัชนีชี้วัดความสำเร็จของ</w:t>
      </w:r>
      <w:r w:rsidR="003D63AD" w:rsidRPr="00C002EF">
        <w:rPr>
          <w:cs/>
        </w:rPr>
        <w:t>การปฏิบัติงาน</w:t>
      </w:r>
      <w:r w:rsidRPr="00C002EF">
        <w:rPr>
          <w:cs/>
        </w:rPr>
        <w:t>สหกิจศึกษา</w:t>
      </w:r>
      <w:bookmarkEnd w:id="103"/>
      <w:bookmarkEnd w:id="104"/>
      <w:bookmarkEnd w:id="105"/>
    </w:p>
    <w:p w14:paraId="099CA070" w14:textId="77777777" w:rsidR="009F7F5E" w:rsidRPr="00C002EF" w:rsidRDefault="009D2F58" w:rsidP="00991A87">
      <w:pPr>
        <w:spacing w:line="240" w:lineRule="auto"/>
        <w:ind w:firstLine="720"/>
        <w:rPr>
          <w:cs/>
        </w:rPr>
      </w:pPr>
      <w:r w:rsidRPr="00C002EF">
        <w:rPr>
          <w:rFonts w:hint="cs"/>
          <w:cs/>
        </w:rPr>
        <w:t>ใน</w:t>
      </w:r>
      <w:r w:rsidR="0042442F" w:rsidRPr="00C002EF">
        <w:rPr>
          <w:rFonts w:hint="cs"/>
          <w:cs/>
        </w:rPr>
        <w:t>การปฏิบัติงานสหกิจศึกษาของผู้ปฏิบัติ</w:t>
      </w:r>
      <w:r w:rsidR="004B5F60" w:rsidRPr="00C002EF">
        <w:rPr>
          <w:rFonts w:hint="cs"/>
          <w:cs/>
        </w:rPr>
        <w:t>งาน</w:t>
      </w:r>
      <w:r w:rsidR="0042442F" w:rsidRPr="00C002EF">
        <w:rPr>
          <w:rFonts w:hint="cs"/>
          <w:cs/>
        </w:rPr>
        <w:t>สหกิจศึกษาครั้งนี้ ได้กำหนดดัชนีชี้วัดความสำเร็จ ซึ่งมีจุดมุ่งหมายเพื่อพัฒนาซอฟต์แวร์ได้อย่างมีประสิทธิภาพ รวมไปถึงด้าน</w:t>
      </w:r>
      <w:r w:rsidR="004B5F60" w:rsidRPr="00C002EF">
        <w:rPr>
          <w:rFonts w:hint="cs"/>
          <w:cs/>
        </w:rPr>
        <w:t>ระเบียบวินัย การปฏิบัติตามกฏเกณฑ์ ซึ่งมีรายละเอียดดังต่อไปนี้</w:t>
      </w:r>
    </w:p>
    <w:p w14:paraId="58C391D2" w14:textId="1A96581E" w:rsidR="009F7F5E" w:rsidRPr="00C002EF" w:rsidRDefault="004B5F60" w:rsidP="00760D54">
      <w:pPr>
        <w:pStyle w:val="ListParagraph"/>
        <w:numPr>
          <w:ilvl w:val="0"/>
          <w:numId w:val="4"/>
        </w:numPr>
        <w:spacing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 w:hint="cs"/>
          <w:szCs w:val="32"/>
          <w:cs/>
        </w:rPr>
        <w:t>ผู้</w:t>
      </w:r>
      <w:r w:rsidR="0069060A" w:rsidRPr="00C002EF">
        <w:rPr>
          <w:rFonts w:cs="TH SarabunPSK" w:hint="cs"/>
          <w:szCs w:val="32"/>
          <w:cs/>
        </w:rPr>
        <w:t>ปฏิบัติงานสหกิจศึกษามีทักษะในการสื่อสาร โดยสามารถประเมินได้จากผลการทำงานสอดคล้องตรงตามกับสิ่งที่ได้ตกลงกับพี่เลี้ยงหรือตรงตามแผนงาน</w:t>
      </w:r>
    </w:p>
    <w:p w14:paraId="61BE1AC6" w14:textId="77777777" w:rsidR="00C5284F" w:rsidRPr="00C002EF" w:rsidRDefault="00F90ABB" w:rsidP="00760D54">
      <w:pPr>
        <w:pStyle w:val="ListParagraph"/>
        <w:numPr>
          <w:ilvl w:val="0"/>
          <w:numId w:val="4"/>
        </w:numPr>
        <w:spacing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 w:hint="cs"/>
          <w:szCs w:val="32"/>
          <w:cs/>
        </w:rPr>
        <w:t>ผู้ปฏิบัติงานสหกิจศึกษามีวินัยในการทำงาน โดยสามารถประเมินได้จากข้อมูลการบันทึกการเข้างาน และออกงาน ต้องตรงต่อเวลาไม่น้อยกว่าร้อยละ 90</w:t>
      </w:r>
    </w:p>
    <w:p w14:paraId="551616F0" w14:textId="77777777" w:rsidR="00F90ABB" w:rsidRPr="00C002EF" w:rsidRDefault="00F90ABB" w:rsidP="00760D54">
      <w:pPr>
        <w:pStyle w:val="ListParagraph"/>
        <w:numPr>
          <w:ilvl w:val="0"/>
          <w:numId w:val="4"/>
        </w:numPr>
        <w:spacing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 w:hint="cs"/>
          <w:szCs w:val="32"/>
          <w:cs/>
        </w:rPr>
        <w:t>ผู้ปฏิบัติงานสหกิจศึกษา</w:t>
      </w:r>
      <w:r w:rsidR="00DB1236" w:rsidRPr="00C002EF">
        <w:rPr>
          <w:rFonts w:cs="TH SarabunPSK" w:hint="cs"/>
          <w:szCs w:val="32"/>
          <w:cs/>
        </w:rPr>
        <w:t>วิเคราะห์ ออกแบบ ซอฟต์แวร์</w:t>
      </w:r>
      <w:r w:rsidR="00D31A88" w:rsidRPr="00C002EF">
        <w:rPr>
          <w:rFonts w:cs="TH SarabunPSK" w:hint="cs"/>
          <w:szCs w:val="32"/>
          <w:cs/>
        </w:rPr>
        <w:t xml:space="preserve"> โดยสามารถประเมินได้จากเอกสารการออกแบบสอดคล้องกับความต้องการ ต้องสอดคล้องไม่น้อยกว่าร้อยละ 80</w:t>
      </w:r>
    </w:p>
    <w:p w14:paraId="5C2F4200" w14:textId="0ECB3827" w:rsidR="006126F6" w:rsidRPr="00C002EF" w:rsidRDefault="006126F6" w:rsidP="002E5BE0">
      <w:pPr>
        <w:pStyle w:val="Heading1"/>
      </w:pPr>
      <w:r w:rsidRPr="00C002EF">
        <w:rPr>
          <w:szCs w:val="32"/>
          <w:cs/>
        </w:rPr>
        <w:br w:type="page"/>
      </w:r>
      <w:bookmarkStart w:id="106" w:name="_Toc487543097"/>
      <w:bookmarkStart w:id="107" w:name="_Toc420525067"/>
      <w:r w:rsidRPr="00C002EF">
        <w:rPr>
          <w:cs/>
        </w:rPr>
        <w:lastRenderedPageBreak/>
        <w:br/>
      </w:r>
      <w:r w:rsidRPr="00C002EF">
        <w:rPr>
          <w:cs/>
        </w:rPr>
        <w:br/>
      </w:r>
      <w:bookmarkStart w:id="108" w:name="_Toc54854162"/>
      <w:r w:rsidRPr="00C002EF">
        <w:rPr>
          <w:cs/>
        </w:rPr>
        <w:t>หลักการและทฤษฎีที่เกี่ยวข้อง</w:t>
      </w:r>
      <w:bookmarkEnd w:id="106"/>
      <w:bookmarkEnd w:id="107"/>
      <w:bookmarkEnd w:id="108"/>
    </w:p>
    <w:p w14:paraId="1B476BB0" w14:textId="77777777" w:rsidR="001E3C74" w:rsidRDefault="00EF29B9" w:rsidP="001E3C74">
      <w:pPr>
        <w:spacing w:after="0" w:line="240" w:lineRule="auto"/>
        <w:ind w:firstLine="576"/>
      </w:pPr>
      <w:bookmarkStart w:id="109" w:name="_Toc399842565"/>
      <w:r w:rsidRPr="00C002E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52DE6053" wp14:editId="5DD05D23">
                <wp:simplePos x="0" y="0"/>
                <wp:positionH relativeFrom="column">
                  <wp:posOffset>5395595</wp:posOffset>
                </wp:positionH>
                <wp:positionV relativeFrom="paragraph">
                  <wp:posOffset>-1937385</wp:posOffset>
                </wp:positionV>
                <wp:extent cx="457200" cy="457200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D290B8" id="Rectangle 128" o:spid="_x0000_s1026" style="position:absolute;margin-left:424.85pt;margin-top:-152.55pt;width:36pt;height:36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" fillcolor="white [3212]" stroked="f" strokeweight="1pt"/>
            </w:pict>
          </mc:Fallback>
        </mc:AlternateContent>
      </w:r>
      <w:r w:rsidR="001E3C74" w:rsidRPr="00870316">
        <w:rPr>
          <w:rFonts w:hint="cs"/>
          <w:cs/>
        </w:rPr>
        <w:t>ในการปฏิบัติงานสหกิจศึกษา ปฏิบัติสหกิจศึกษาได้ศึกษาหาความรู้ข้อมูลของหลักการและทฤษฎีที่เกี่ยวข้องต่าง ๆ รวมไปถึงรายละเอียดของกระบวนการที่เกี่ยวข้องกับการพัฒนาระบบ</w:t>
      </w:r>
      <w:r w:rsidR="001E3C74">
        <w:rPr>
          <w:cs/>
        </w:rPr>
        <w:t xml:space="preserve"> </w:t>
      </w:r>
      <w:r w:rsidR="001E3C74">
        <w:rPr>
          <w:rFonts w:hint="cs"/>
          <w:cs/>
        </w:rPr>
        <w:t xml:space="preserve">โดยทำให้นิสิตนักศึกษาได้รับความรู้ และประสบการณ์ในการปฏิบัติงานจริงเปรียบเสมือนการเรียนนอกห้องเรียน </w:t>
      </w:r>
      <w:r w:rsidR="001E3C74" w:rsidRPr="00870316">
        <w:rPr>
          <w:rFonts w:hint="cs"/>
          <w:cs/>
        </w:rPr>
        <w:t xml:space="preserve"> </w:t>
      </w:r>
      <w:r w:rsidR="001E3C74">
        <w:rPr>
          <w:rFonts w:hint="cs"/>
          <w:cs/>
        </w:rPr>
        <w:t xml:space="preserve">อีกทั้งนิสิตสหกิจศึกษายังได้เรียนรู้วัฒนธรรมและข้อควรปฏิบัติในการทำงานขององค์กร ซึ่งวิชาสหกิจศึกษานั้นเป็นประโยชน์อย่างยิ่ง เนื่องจากเป็นวิชาที่เปิดโอกาสให้นิสิตสหกิจศึกษาหรือผู้ปฏิบัติสหกิจศึกษาได้พัฒนาศักยภาพในการปฏิบัติงานจริง เพื่อให้รู้ว่าตนเองมีทักษะมากน้อยเพียงใดในการทำงาน และต้องพัฒนาศักยภาพของตนเองมากน้อยแค่ไหนจึงจะสามารถออกไปทำงานในชีวิตการทำงานจริงได้ รวมไปถึงได้รู้ว่าตลาดมีความต้องการทางด้านอาชีพนี้ชัดเจนมากขึ้น ซึงในการปฏิบัติสหกิจศึกษานี้ ทำให้ผู้ฝึกสหกิจศึกษานั้นมีคือ ทักษะในการแก้ไขปัญหาเฉพาะหน้า และทักษะการศึกษาหาความรู้ด้วยตนเอง </w:t>
      </w:r>
    </w:p>
    <w:p w14:paraId="1C03D0B2" w14:textId="4AB58127" w:rsidR="006126F6" w:rsidRPr="00C002EF" w:rsidRDefault="001E3C74" w:rsidP="001E3C74">
      <w:pPr>
        <w:spacing w:after="0" w:line="240" w:lineRule="auto"/>
        <w:ind w:firstLine="576"/>
      </w:pPr>
      <w:r>
        <w:rPr>
          <w:rFonts w:hint="cs"/>
          <w:cs/>
        </w:rPr>
        <w:t>เนื่องจากการฝึกปฏิบัติสหกิจศึกษา ผู้ปฏิบัติงานสหกิจศึกษาจำเป็นต้องศึกษาทฤษฎีที่เกี่ยวข้องกับการจัดทำระบบและเอกสารหรือรายละเอียดต่าง ๆ ในการจัดทำระบบ เพื่อให้เข้าใจรายละเอียดของงานที่ได้รับมอบหมาย และนำความรู้ความเข้าใจมาประยุกต์ใช้กับการจัดทำเอกสารที่เกี่ยวข้องกับการจัดทำระบบ โดยผู้ปฏิบัติงานสหกิจศึกษาได้รับมอบหมายให้จัดทำระบบเปลี่ยนแปลงกระบวนการทำงาน (</w:t>
      </w:r>
      <w:r>
        <w:t xml:space="preserve"> Process Change Report </w:t>
      </w:r>
      <w:r>
        <w:rPr>
          <w:cs/>
        </w:rPr>
        <w:t>:</w:t>
      </w:r>
      <w:r>
        <w:t xml:space="preserve">PCR </w:t>
      </w:r>
      <w:r>
        <w:rPr>
          <w:rFonts w:hint="cs"/>
          <w:cs/>
        </w:rPr>
        <w:t>) และต้องศึกษาฐานข้อมูลพนักงาน (</w:t>
      </w:r>
      <w:r>
        <w:t>Database Centralizes Master System</w:t>
      </w:r>
      <w:r>
        <w:rPr>
          <w:cs/>
        </w:rPr>
        <w:t xml:space="preserve"> : </w:t>
      </w:r>
      <w:r>
        <w:t>DBMC</w:t>
      </w:r>
      <w:r>
        <w:rPr>
          <w:rFonts w:hint="cs"/>
          <w:cs/>
        </w:rPr>
        <w:t>)</w:t>
      </w:r>
      <w:r>
        <w:rPr>
          <w:cs/>
        </w:rPr>
        <w:t xml:space="preserve"> </w:t>
      </w:r>
      <w:r>
        <w:rPr>
          <w:rFonts w:hint="cs"/>
          <w:cs/>
        </w:rPr>
        <w:t>ซึ่งรายละเอียดข้อมูลในส่วนนี้จะอธิบายเกี่ยวกับคำศัพท์ที่เกี่ยวข้องหรือคำศัพท์เฉพาะ งานวิจัยที่เกี่ยวข้องหรือบทความที่เกี่ยวข้อง รวมไปถึงเครื่องมือและเทคโนโลยีที่ใช้ในการพัฒนาระบบ และการจัดทำเอกสารประกอบการจัดทำระบบ</w:t>
      </w:r>
    </w:p>
    <w:p w14:paraId="5969F635" w14:textId="08441908" w:rsidR="006126F6" w:rsidRPr="00C002EF" w:rsidRDefault="006126F6" w:rsidP="002E5BE0">
      <w:pPr>
        <w:pStyle w:val="Heading2"/>
      </w:pPr>
      <w:bookmarkStart w:id="110" w:name="_Toc487543098"/>
      <w:bookmarkStart w:id="111" w:name="_Toc54854163"/>
      <w:r w:rsidRPr="00C002EF">
        <w:rPr>
          <w:cs/>
        </w:rPr>
        <w:t>นิยามศัพท์</w:t>
      </w:r>
      <w:bookmarkEnd w:id="109"/>
      <w:r w:rsidRPr="00C002EF">
        <w:rPr>
          <w:cs/>
        </w:rPr>
        <w:t>เฉพาะ</w:t>
      </w:r>
      <w:bookmarkEnd w:id="110"/>
      <w:bookmarkEnd w:id="111"/>
    </w:p>
    <w:p w14:paraId="51173C46" w14:textId="6A4DC7B7" w:rsidR="006126F6" w:rsidRDefault="001E3C74" w:rsidP="006126F6">
      <w:pPr>
        <w:spacing w:after="0" w:line="240" w:lineRule="auto"/>
        <w:ind w:firstLine="709"/>
      </w:pPr>
      <w:r w:rsidRPr="00403C2A">
        <w:rPr>
          <w:rFonts w:hint="cs"/>
          <w:cs/>
        </w:rPr>
        <w:t>ในส่วนนี้จะเป็นรายละเอียดของคำศัพท์เฉพาะที่เกี่ยวข้องข้อมูลที่ใช้ในการวิเคราะห์และออกแบบระบบการเปลี่ยนแปลงกระบวนการทำงาน (</w:t>
      </w:r>
      <w:r w:rsidRPr="00403C2A">
        <w:t>Process Change Report System</w:t>
      </w:r>
      <w:r w:rsidRPr="00403C2A">
        <w:rPr>
          <w:cs/>
        </w:rPr>
        <w:t xml:space="preserve">: </w:t>
      </w:r>
      <w:r w:rsidRPr="00403C2A">
        <w:t>PCR</w:t>
      </w:r>
      <w:r w:rsidRPr="00403C2A">
        <w:rPr>
          <w:rFonts w:hint="cs"/>
          <w:cs/>
        </w:rPr>
        <w:t>) และคำศัพท์เฉพาะของระบบฐานข้อมูลของพนักงาน</w:t>
      </w:r>
      <w:r w:rsidRPr="00403C2A">
        <w:rPr>
          <w:cs/>
        </w:rPr>
        <w:t xml:space="preserve"> </w:t>
      </w:r>
      <w:r w:rsidRPr="00403C2A">
        <w:rPr>
          <w:rFonts w:hint="cs"/>
          <w:cs/>
        </w:rPr>
        <w:t xml:space="preserve">( </w:t>
      </w:r>
      <w:r w:rsidRPr="00403C2A">
        <w:t xml:space="preserve">Database Centralization Master System </w:t>
      </w:r>
      <w:r w:rsidRPr="00403C2A">
        <w:rPr>
          <w:cs/>
        </w:rPr>
        <w:t xml:space="preserve">: </w:t>
      </w:r>
      <w:r w:rsidRPr="00403C2A">
        <w:t xml:space="preserve">DBMC </w:t>
      </w:r>
      <w:r w:rsidRPr="00403C2A">
        <w:rPr>
          <w:rFonts w:hint="cs"/>
          <w:cs/>
        </w:rPr>
        <w:t>) เพื่อให้ผู้ปฏิบัติงานสหกิจศึกษาได้เข้าใจในความหมาย และสามารถนำมาอธิบายในส่วนต่าง ๆ ของการพัฒนาระบบได้ดังตารางที่ 2-</w:t>
      </w:r>
      <w:r>
        <w:rPr>
          <w:rFonts w:hint="cs"/>
          <w:cs/>
        </w:rPr>
        <w:t>1</w:t>
      </w:r>
    </w:p>
    <w:p w14:paraId="44F3A21A" w14:textId="519EAB7E" w:rsidR="001E3C74" w:rsidRDefault="001E3C74" w:rsidP="006126F6">
      <w:pPr>
        <w:spacing w:after="0" w:line="240" w:lineRule="auto"/>
        <w:ind w:firstLine="709"/>
      </w:pPr>
    </w:p>
    <w:p w14:paraId="4F25D7C4" w14:textId="77777777" w:rsidR="001E3C74" w:rsidRPr="00C002EF" w:rsidRDefault="001E3C74" w:rsidP="006126F6">
      <w:pPr>
        <w:spacing w:after="0" w:line="240" w:lineRule="auto"/>
        <w:ind w:firstLine="709"/>
      </w:pPr>
    </w:p>
    <w:p w14:paraId="03702E4A" w14:textId="5E9D05C1" w:rsidR="006126F6" w:rsidRPr="006E6D0D" w:rsidRDefault="006E6D0D" w:rsidP="006E6D0D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bookmarkStart w:id="112" w:name="_Toc420526498"/>
      <w:bookmarkStart w:id="113" w:name="_Toc420530170"/>
      <w:bookmarkStart w:id="114" w:name="_Toc420530189"/>
      <w:bookmarkStart w:id="115" w:name="_Toc420530465"/>
      <w:bookmarkStart w:id="116" w:name="_Toc420530484"/>
      <w:bookmarkStart w:id="117" w:name="_Toc420530503"/>
      <w:bookmarkStart w:id="118" w:name="_Toc420530522"/>
      <w:bookmarkStart w:id="119" w:name="_Toc420542597"/>
      <w:bookmarkStart w:id="120" w:name="_Toc420543128"/>
      <w:bookmarkStart w:id="121" w:name="_Toc420543190"/>
      <w:bookmarkStart w:id="122" w:name="_Toc424818441"/>
      <w:bookmarkStart w:id="123" w:name="_Toc487546664"/>
      <w:bookmarkStart w:id="124" w:name="_Toc530036551"/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1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="006126F6"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="001E3C74" w:rsidRPr="001E3C74">
        <w:rPr>
          <w:b/>
          <w:bCs/>
          <w:i w:val="0"/>
          <w:iCs w:val="0"/>
          <w:color w:val="auto"/>
          <w:sz w:val="32"/>
          <w:szCs w:val="32"/>
          <w:cs/>
        </w:rPr>
        <w:t>คำศัพท</w:t>
      </w:r>
      <w:r w:rsidR="001E3C74" w:rsidRPr="001E3C74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์เฉพาะของบทบาทของระบบเปลี่ยนแปลงกระบวนการทำงาน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81"/>
        <w:gridCol w:w="2862"/>
        <w:gridCol w:w="5255"/>
      </w:tblGrid>
      <w:tr w:rsidR="006126F6" w:rsidRPr="00C002EF" w14:paraId="5E8D9F46" w14:textId="77777777" w:rsidTr="004F6F1E">
        <w:tc>
          <w:tcPr>
            <w:tcW w:w="539" w:type="pct"/>
          </w:tcPr>
          <w:p w14:paraId="01AC6CBB" w14:textId="77777777" w:rsidR="006126F6" w:rsidRPr="00C002EF" w:rsidRDefault="006126F6" w:rsidP="004F6F1E">
            <w:pPr>
              <w:jc w:val="center"/>
              <w:rPr>
                <w:b/>
                <w:bCs/>
                <w:cs/>
              </w:rPr>
            </w:pPr>
            <w:r w:rsidRPr="00C002EF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14:paraId="4ED3FCFA" w14:textId="77777777" w:rsidR="006126F6" w:rsidRPr="00C002EF" w:rsidRDefault="006126F6" w:rsidP="004F6F1E">
            <w:pPr>
              <w:jc w:val="center"/>
              <w:rPr>
                <w:b/>
                <w:bCs/>
              </w:rPr>
            </w:pPr>
            <w:r w:rsidRPr="00C002EF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14:paraId="359CE1C2" w14:textId="77777777" w:rsidR="006126F6" w:rsidRPr="00C002EF" w:rsidRDefault="006126F6" w:rsidP="004F6F1E">
            <w:pPr>
              <w:jc w:val="center"/>
              <w:rPr>
                <w:b/>
                <w:bCs/>
              </w:rPr>
            </w:pPr>
            <w:r w:rsidRPr="00C002EF">
              <w:rPr>
                <w:b/>
                <w:bCs/>
                <w:cs/>
              </w:rPr>
              <w:t>ความหมาย</w:t>
            </w:r>
          </w:p>
        </w:tc>
      </w:tr>
      <w:tr w:rsidR="001E3C74" w:rsidRPr="00C002EF" w14:paraId="438D4541" w14:textId="77777777" w:rsidTr="004F6F1E">
        <w:tc>
          <w:tcPr>
            <w:tcW w:w="539" w:type="pct"/>
          </w:tcPr>
          <w:p w14:paraId="7A242B6D" w14:textId="722F61AE" w:rsidR="001E3C74" w:rsidRPr="00C002EF" w:rsidRDefault="001E3C74" w:rsidP="001E3C74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573" w:type="pct"/>
          </w:tcPr>
          <w:p w14:paraId="58A2DD1F" w14:textId="1EC33A76" w:rsidR="001E3C74" w:rsidRPr="00C002EF" w:rsidRDefault="001E3C74" w:rsidP="001E3C74">
            <w:pPr>
              <w:jc w:val="left"/>
            </w:pPr>
            <w:r w:rsidRPr="00EA649C">
              <w:t>Creator</w:t>
            </w:r>
          </w:p>
        </w:tc>
        <w:tc>
          <w:tcPr>
            <w:tcW w:w="2888" w:type="pct"/>
          </w:tcPr>
          <w:p w14:paraId="7B09D715" w14:textId="42A68A39" w:rsidR="001E3C74" w:rsidRPr="00C002EF" w:rsidRDefault="001E3C74" w:rsidP="001E3C74">
            <w:r w:rsidRPr="005519AB">
              <w:rPr>
                <w:rFonts w:hint="cs"/>
                <w:cs/>
              </w:rPr>
              <w:t>พนักงานที่ต้องการสร้างแบบฟอร์มเปลี่ยนแปลงกระบวนการทำงาน</w:t>
            </w:r>
          </w:p>
        </w:tc>
      </w:tr>
      <w:tr w:rsidR="001E3C74" w:rsidRPr="00C002EF" w14:paraId="268632C5" w14:textId="77777777" w:rsidTr="004F6F1E">
        <w:tc>
          <w:tcPr>
            <w:tcW w:w="539" w:type="pct"/>
          </w:tcPr>
          <w:p w14:paraId="1DA69593" w14:textId="0A117FE2" w:rsidR="001E3C74" w:rsidRPr="00C002EF" w:rsidRDefault="001E3C74" w:rsidP="001E3C74">
            <w:pPr>
              <w:jc w:val="center"/>
            </w:pPr>
            <w:r>
              <w:t>2</w:t>
            </w:r>
          </w:p>
        </w:tc>
        <w:tc>
          <w:tcPr>
            <w:tcW w:w="1573" w:type="pct"/>
          </w:tcPr>
          <w:p w14:paraId="1AC4DC68" w14:textId="5C63A60A" w:rsidR="001E3C74" w:rsidRPr="00C002EF" w:rsidRDefault="001E3C74" w:rsidP="001E3C74">
            <w:pPr>
              <w:jc w:val="left"/>
            </w:pPr>
            <w:r>
              <w:t>PE</w:t>
            </w:r>
          </w:p>
        </w:tc>
        <w:tc>
          <w:tcPr>
            <w:tcW w:w="2888" w:type="pct"/>
          </w:tcPr>
          <w:p w14:paraId="0D483782" w14:textId="75E5BC86" w:rsidR="001E3C74" w:rsidRPr="00C002EF" w:rsidRDefault="001E3C74" w:rsidP="001E3C74">
            <w:r>
              <w:rPr>
                <w:rFonts w:hint="cs"/>
                <w:cs/>
              </w:rPr>
              <w:t xml:space="preserve"> พนักงานแผนก </w:t>
            </w:r>
            <w:r>
              <w:t xml:space="preserve">Production engineering </w:t>
            </w:r>
          </w:p>
        </w:tc>
      </w:tr>
      <w:tr w:rsidR="001E3C74" w:rsidRPr="00C002EF" w14:paraId="2129924D" w14:textId="77777777" w:rsidTr="004F6F1E">
        <w:tc>
          <w:tcPr>
            <w:tcW w:w="539" w:type="pct"/>
          </w:tcPr>
          <w:p w14:paraId="0556806B" w14:textId="097E5A4B" w:rsidR="001E3C74" w:rsidRPr="00C002EF" w:rsidRDefault="001E3C74" w:rsidP="001E3C74">
            <w:pPr>
              <w:jc w:val="center"/>
              <w:rPr>
                <w:cs/>
              </w:rPr>
            </w:pPr>
            <w:r>
              <w:t>3</w:t>
            </w:r>
          </w:p>
        </w:tc>
        <w:tc>
          <w:tcPr>
            <w:tcW w:w="1573" w:type="pct"/>
          </w:tcPr>
          <w:p w14:paraId="62893BF8" w14:textId="4F5A9B3A" w:rsidR="001E3C74" w:rsidRPr="00C002EF" w:rsidRDefault="001E3C74" w:rsidP="001E3C74">
            <w:pPr>
              <w:jc w:val="left"/>
            </w:pPr>
            <w:r>
              <w:t>PD</w:t>
            </w:r>
          </w:p>
        </w:tc>
        <w:tc>
          <w:tcPr>
            <w:tcW w:w="2888" w:type="pct"/>
          </w:tcPr>
          <w:p w14:paraId="45CE94A7" w14:textId="6201F1CF" w:rsidR="001E3C74" w:rsidRPr="00C002EF" w:rsidRDefault="001E3C74" w:rsidP="001E3C74">
            <w:r>
              <w:rPr>
                <w:rFonts w:hint="cs"/>
                <w:cs/>
              </w:rPr>
              <w:t xml:space="preserve"> พนักงานแผนก </w:t>
            </w:r>
            <w:r>
              <w:t>Production</w:t>
            </w:r>
          </w:p>
        </w:tc>
      </w:tr>
      <w:tr w:rsidR="001E3C74" w:rsidRPr="00C002EF" w14:paraId="31434B07" w14:textId="77777777" w:rsidTr="004F6F1E">
        <w:tc>
          <w:tcPr>
            <w:tcW w:w="539" w:type="pct"/>
          </w:tcPr>
          <w:p w14:paraId="38641FE7" w14:textId="7FA6880F" w:rsidR="001E3C74" w:rsidRPr="00C002EF" w:rsidRDefault="001E3C74" w:rsidP="001E3C74">
            <w:pPr>
              <w:jc w:val="center"/>
              <w:rPr>
                <w:cs/>
              </w:rPr>
            </w:pPr>
            <w:r>
              <w:t>4</w:t>
            </w:r>
          </w:p>
        </w:tc>
        <w:tc>
          <w:tcPr>
            <w:tcW w:w="1573" w:type="pct"/>
          </w:tcPr>
          <w:p w14:paraId="7428A0D4" w14:textId="32BE9CF0" w:rsidR="001E3C74" w:rsidRPr="00C002EF" w:rsidRDefault="001E3C74" w:rsidP="001E3C74">
            <w:pPr>
              <w:jc w:val="left"/>
              <w:rPr>
                <w:cs/>
              </w:rPr>
            </w:pPr>
            <w:r>
              <w:t>QAC</w:t>
            </w:r>
          </w:p>
        </w:tc>
        <w:tc>
          <w:tcPr>
            <w:tcW w:w="2888" w:type="pct"/>
          </w:tcPr>
          <w:p w14:paraId="55AEE2E5" w14:textId="559775D5" w:rsidR="001E3C74" w:rsidRPr="00C002EF" w:rsidRDefault="001E3C74" w:rsidP="001E3C74">
            <w:pPr>
              <w:rPr>
                <w:cs/>
              </w:rPr>
            </w:pP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พนักงานแผนก </w:t>
            </w:r>
            <w:r>
              <w:t>Quality Assurance Customer</w:t>
            </w:r>
          </w:p>
        </w:tc>
      </w:tr>
      <w:tr w:rsidR="001E3C74" w:rsidRPr="00C002EF" w14:paraId="1A827244" w14:textId="77777777" w:rsidTr="004F6F1E">
        <w:tc>
          <w:tcPr>
            <w:tcW w:w="539" w:type="pct"/>
          </w:tcPr>
          <w:p w14:paraId="495C625E" w14:textId="2E9053A2" w:rsidR="001E3C74" w:rsidRPr="00C002EF" w:rsidRDefault="001E3C74" w:rsidP="001E3C7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1573" w:type="pct"/>
          </w:tcPr>
          <w:p w14:paraId="7836856A" w14:textId="71E52CDD" w:rsidR="001E3C74" w:rsidRPr="00C002EF" w:rsidRDefault="001E3C74" w:rsidP="001E3C74">
            <w:pPr>
              <w:jc w:val="left"/>
              <w:rPr>
                <w:cs/>
              </w:rPr>
            </w:pPr>
            <w:r>
              <w:t>QAP</w:t>
            </w:r>
          </w:p>
        </w:tc>
        <w:tc>
          <w:tcPr>
            <w:tcW w:w="2888" w:type="pct"/>
          </w:tcPr>
          <w:p w14:paraId="5EA92878" w14:textId="7FF71145" w:rsidR="001E3C74" w:rsidRPr="00C002EF" w:rsidRDefault="001E3C74" w:rsidP="001E3C74">
            <w:pPr>
              <w:rPr>
                <w:cs/>
              </w:rPr>
            </w:pP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พนักงานแผนก </w:t>
            </w:r>
            <w:r>
              <w:t>Quality Assurance Planning</w:t>
            </w:r>
          </w:p>
        </w:tc>
      </w:tr>
      <w:tr w:rsidR="001E3C74" w:rsidRPr="00C002EF" w14:paraId="5D04AC64" w14:textId="77777777" w:rsidTr="004F6F1E">
        <w:tc>
          <w:tcPr>
            <w:tcW w:w="539" w:type="pct"/>
          </w:tcPr>
          <w:p w14:paraId="3CE00D5D" w14:textId="445E6EFD" w:rsidR="001E3C74" w:rsidRPr="00C002EF" w:rsidRDefault="001E3C74" w:rsidP="001E3C74">
            <w:pPr>
              <w:jc w:val="center"/>
              <w:rPr>
                <w:cs/>
              </w:rPr>
            </w:pPr>
            <w:r>
              <w:t>6</w:t>
            </w:r>
          </w:p>
        </w:tc>
        <w:tc>
          <w:tcPr>
            <w:tcW w:w="1573" w:type="pct"/>
          </w:tcPr>
          <w:p w14:paraId="7A6D77D5" w14:textId="75D4C18A" w:rsidR="001E3C74" w:rsidRPr="00C002EF" w:rsidRDefault="001E3C74" w:rsidP="001E3C74">
            <w:pPr>
              <w:jc w:val="left"/>
              <w:rPr>
                <w:cs/>
              </w:rPr>
            </w:pPr>
            <w:r>
              <w:t>BKD</w:t>
            </w:r>
          </w:p>
        </w:tc>
        <w:tc>
          <w:tcPr>
            <w:tcW w:w="2888" w:type="pct"/>
          </w:tcPr>
          <w:p w14:paraId="549B186B" w14:textId="7E11BEF8" w:rsidR="001E3C74" w:rsidRPr="00C002EF" w:rsidRDefault="001E3C74" w:rsidP="001E3C74">
            <w:pPr>
              <w:rPr>
                <w:cs/>
              </w:rPr>
            </w:pP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พนักงานแผนก </w:t>
            </w:r>
            <w:r>
              <w:t>BKD</w:t>
            </w:r>
          </w:p>
        </w:tc>
      </w:tr>
      <w:tr w:rsidR="001E3C74" w:rsidRPr="00C002EF" w14:paraId="08258AE3" w14:textId="77777777" w:rsidTr="004F6F1E">
        <w:tc>
          <w:tcPr>
            <w:tcW w:w="539" w:type="pct"/>
          </w:tcPr>
          <w:p w14:paraId="347374B2" w14:textId="09D82968" w:rsidR="001E3C74" w:rsidRPr="00C002EF" w:rsidRDefault="001E3C74" w:rsidP="001E3C74">
            <w:pPr>
              <w:jc w:val="center"/>
              <w:rPr>
                <w:cs/>
              </w:rPr>
            </w:pPr>
            <w:r>
              <w:t>7</w:t>
            </w:r>
          </w:p>
        </w:tc>
        <w:tc>
          <w:tcPr>
            <w:tcW w:w="1573" w:type="pct"/>
          </w:tcPr>
          <w:p w14:paraId="4C50B18C" w14:textId="44B93141" w:rsidR="001E3C74" w:rsidRPr="00C002EF" w:rsidRDefault="001E3C74" w:rsidP="001E3C74">
            <w:pPr>
              <w:jc w:val="left"/>
              <w:rPr>
                <w:cs/>
              </w:rPr>
            </w:pPr>
            <w:r>
              <w:t>Acknowledge department</w:t>
            </w:r>
          </w:p>
        </w:tc>
        <w:tc>
          <w:tcPr>
            <w:tcW w:w="2888" w:type="pct"/>
          </w:tcPr>
          <w:p w14:paraId="4EB81C61" w14:textId="0FA3667B" w:rsidR="001E3C74" w:rsidRPr="00C002EF" w:rsidRDefault="001E3C74" w:rsidP="001E3C74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พนักงานที่มีส่วนเกี่ยวข้องกับการจัดทำแบบฟอร์มเปลี่ยนแปลงกระบวนการทำงาน</w:t>
            </w:r>
          </w:p>
        </w:tc>
      </w:tr>
      <w:tr w:rsidR="001E3C74" w:rsidRPr="00C002EF" w14:paraId="6606438C" w14:textId="77777777" w:rsidTr="004F6F1E">
        <w:tc>
          <w:tcPr>
            <w:tcW w:w="539" w:type="pct"/>
          </w:tcPr>
          <w:p w14:paraId="748BE8AD" w14:textId="0A9F2453" w:rsidR="001E3C74" w:rsidRPr="00C002EF" w:rsidRDefault="001E3C74" w:rsidP="001E3C74">
            <w:pPr>
              <w:jc w:val="center"/>
              <w:rPr>
                <w:cs/>
              </w:rPr>
            </w:pPr>
            <w:r>
              <w:t>8</w:t>
            </w:r>
          </w:p>
        </w:tc>
        <w:tc>
          <w:tcPr>
            <w:tcW w:w="1573" w:type="pct"/>
          </w:tcPr>
          <w:p w14:paraId="366A2996" w14:textId="16413B01" w:rsidR="001E3C74" w:rsidRPr="00C002EF" w:rsidRDefault="001E3C74" w:rsidP="001E3C74">
            <w:pPr>
              <w:jc w:val="left"/>
              <w:rPr>
                <w:cs/>
              </w:rPr>
            </w:pPr>
            <w:r>
              <w:t>Concern department</w:t>
            </w:r>
          </w:p>
        </w:tc>
        <w:tc>
          <w:tcPr>
            <w:tcW w:w="2888" w:type="pct"/>
          </w:tcPr>
          <w:p w14:paraId="21CA3955" w14:textId="5F814757" w:rsidR="001E3C74" w:rsidRPr="00C002EF" w:rsidRDefault="001E3C74" w:rsidP="001E3C74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พนักงานที่มีต้องรับรู้เกี่ยวกับการเปลี่ยนแปลงกระบวนกรทำงาน</w:t>
            </w:r>
          </w:p>
        </w:tc>
      </w:tr>
      <w:tr w:rsidR="001E3C74" w:rsidRPr="00C002EF" w14:paraId="6C34282E" w14:textId="77777777" w:rsidTr="004F6F1E">
        <w:tc>
          <w:tcPr>
            <w:tcW w:w="539" w:type="pct"/>
          </w:tcPr>
          <w:p w14:paraId="6ED44246" w14:textId="7D9AB45C" w:rsidR="001E3C74" w:rsidRPr="00C002EF" w:rsidRDefault="001E3C74" w:rsidP="001E3C74">
            <w:pPr>
              <w:jc w:val="center"/>
              <w:rPr>
                <w:cs/>
              </w:rPr>
            </w:pPr>
            <w:r>
              <w:t>9</w:t>
            </w:r>
          </w:p>
        </w:tc>
        <w:tc>
          <w:tcPr>
            <w:tcW w:w="1573" w:type="pct"/>
          </w:tcPr>
          <w:p w14:paraId="5FFF6A71" w14:textId="330632DF" w:rsidR="001E3C74" w:rsidRPr="00C002EF" w:rsidRDefault="001E3C74" w:rsidP="001E3C74">
            <w:pPr>
              <w:jc w:val="left"/>
              <w:rPr>
                <w:cs/>
              </w:rPr>
            </w:pPr>
            <w:r>
              <w:t>QA Admin</w:t>
            </w:r>
          </w:p>
        </w:tc>
        <w:tc>
          <w:tcPr>
            <w:tcW w:w="2888" w:type="pct"/>
          </w:tcPr>
          <w:p w14:paraId="64A36A5C" w14:textId="0FDA5BD2" w:rsidR="001E3C74" w:rsidRPr="00C002EF" w:rsidRDefault="001E3C74" w:rsidP="001E3C7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พนักงานที่มีสิทธิ์จัดการต่าง ๆในส่วนงานของแผนก </w:t>
            </w:r>
            <w:r>
              <w:t>Quality Assurance</w:t>
            </w:r>
          </w:p>
        </w:tc>
      </w:tr>
      <w:tr w:rsidR="001E3C74" w:rsidRPr="00C002EF" w14:paraId="68CEFEEF" w14:textId="77777777" w:rsidTr="004F6F1E">
        <w:tc>
          <w:tcPr>
            <w:tcW w:w="539" w:type="pct"/>
          </w:tcPr>
          <w:p w14:paraId="6E5696AC" w14:textId="470153B7" w:rsidR="001E3C74" w:rsidRPr="00C002EF" w:rsidRDefault="001E3C74" w:rsidP="001E3C74">
            <w:pPr>
              <w:jc w:val="center"/>
              <w:rPr>
                <w:cs/>
              </w:rPr>
            </w:pPr>
            <w:r>
              <w:t>10</w:t>
            </w:r>
          </w:p>
        </w:tc>
        <w:tc>
          <w:tcPr>
            <w:tcW w:w="1573" w:type="pct"/>
          </w:tcPr>
          <w:p w14:paraId="0ADF27FE" w14:textId="18F577D0" w:rsidR="001E3C74" w:rsidRPr="00C002EF" w:rsidRDefault="001E3C74" w:rsidP="001E3C74">
            <w:pPr>
              <w:jc w:val="left"/>
              <w:rPr>
                <w:cs/>
              </w:rPr>
            </w:pPr>
            <w:r>
              <w:t>PE Admin</w:t>
            </w:r>
          </w:p>
        </w:tc>
        <w:tc>
          <w:tcPr>
            <w:tcW w:w="2888" w:type="pct"/>
          </w:tcPr>
          <w:p w14:paraId="1C02225C" w14:textId="77777777" w:rsidR="001E3C74" w:rsidRDefault="001E3C74" w:rsidP="001E3C74">
            <w:r>
              <w:rPr>
                <w:rFonts w:hint="cs"/>
                <w:cs/>
              </w:rPr>
              <w:t>พนักงานที่มีสิทธิ์จัดการต่าง ๆในส่วนงานของแผนก</w:t>
            </w:r>
          </w:p>
          <w:p w14:paraId="2E0DF724" w14:textId="18ECD4F4" w:rsidR="001E3C74" w:rsidRPr="00C002EF" w:rsidRDefault="001E3C74" w:rsidP="001E3C74">
            <w:pPr>
              <w:rPr>
                <w:cs/>
              </w:rPr>
            </w:pPr>
            <w:r>
              <w:t xml:space="preserve">Production Engineering </w:t>
            </w:r>
            <w:r>
              <w:rPr>
                <w:rFonts w:hint="cs"/>
                <w:cs/>
              </w:rPr>
              <w:t>หรือผู้ใช้งานที่ต้องการเข้าใช้ระบบ</w:t>
            </w:r>
          </w:p>
        </w:tc>
      </w:tr>
      <w:tr w:rsidR="001E3C74" w:rsidRPr="00C002EF" w14:paraId="0DBF9875" w14:textId="77777777" w:rsidTr="004F6F1E">
        <w:tc>
          <w:tcPr>
            <w:tcW w:w="539" w:type="pct"/>
          </w:tcPr>
          <w:p w14:paraId="2150BF6E" w14:textId="50B24A97" w:rsidR="001E3C74" w:rsidRPr="00C002EF" w:rsidRDefault="001E3C74" w:rsidP="001E3C74">
            <w:pPr>
              <w:jc w:val="center"/>
              <w:rPr>
                <w:cs/>
              </w:rPr>
            </w:pPr>
            <w:r>
              <w:t>1</w:t>
            </w:r>
            <w:r>
              <w:rPr>
                <w:rFonts w:hint="cs"/>
                <w:cs/>
              </w:rPr>
              <w:t>1</w:t>
            </w:r>
          </w:p>
        </w:tc>
        <w:tc>
          <w:tcPr>
            <w:tcW w:w="1573" w:type="pct"/>
          </w:tcPr>
          <w:p w14:paraId="31CCB235" w14:textId="62E4544D" w:rsidR="001E3C74" w:rsidRPr="00C002EF" w:rsidRDefault="001E3C74" w:rsidP="001E3C74">
            <w:pPr>
              <w:jc w:val="left"/>
              <w:rPr>
                <w:cs/>
              </w:rPr>
            </w:pPr>
            <w:r>
              <w:t>Approver</w:t>
            </w:r>
          </w:p>
        </w:tc>
        <w:tc>
          <w:tcPr>
            <w:tcW w:w="2888" w:type="pct"/>
          </w:tcPr>
          <w:p w14:paraId="14DD6D87" w14:textId="6C82F8D1" w:rsidR="001E3C74" w:rsidRPr="00C002EF" w:rsidRDefault="001E3C74" w:rsidP="001E3C74">
            <w:pPr>
              <w:rPr>
                <w:cs/>
              </w:rPr>
            </w:pPr>
            <w:r>
              <w:rPr>
                <w:rFonts w:hint="cs"/>
                <w:cs/>
              </w:rPr>
              <w:t>ผู้อนุมัติแบบฟอร์มเปลี่ยนแปลงกระบวนการทำงาน</w:t>
            </w:r>
          </w:p>
        </w:tc>
      </w:tr>
      <w:tr w:rsidR="001E3C74" w:rsidRPr="00C002EF" w14:paraId="39DEDFAD" w14:textId="77777777" w:rsidTr="004F6F1E">
        <w:tc>
          <w:tcPr>
            <w:tcW w:w="539" w:type="pct"/>
          </w:tcPr>
          <w:p w14:paraId="15EDD2EB" w14:textId="77906AE0" w:rsidR="001E3C74" w:rsidRPr="00C002EF" w:rsidRDefault="001E3C74" w:rsidP="001E3C7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12</w:t>
            </w:r>
          </w:p>
        </w:tc>
        <w:tc>
          <w:tcPr>
            <w:tcW w:w="1573" w:type="pct"/>
          </w:tcPr>
          <w:p w14:paraId="5FC133DF" w14:textId="7A610470" w:rsidR="001E3C74" w:rsidRPr="00C002EF" w:rsidRDefault="001E3C74" w:rsidP="001E3C74">
            <w:pPr>
              <w:jc w:val="left"/>
              <w:rPr>
                <w:cs/>
              </w:rPr>
            </w:pPr>
            <w:r>
              <w:t>Checker</w:t>
            </w:r>
          </w:p>
        </w:tc>
        <w:tc>
          <w:tcPr>
            <w:tcW w:w="2888" w:type="pct"/>
          </w:tcPr>
          <w:p w14:paraId="11EFDC30" w14:textId="76F440A2" w:rsidR="001E3C74" w:rsidRPr="00C002EF" w:rsidRDefault="001E3C74" w:rsidP="001E3C74">
            <w:pPr>
              <w:rPr>
                <w:cs/>
              </w:rPr>
            </w:pPr>
            <w:r>
              <w:rPr>
                <w:rFonts w:hint="cs"/>
                <w:cs/>
              </w:rPr>
              <w:t>ผู้อนุมัติที่อยู่ภายในแผนก</w:t>
            </w:r>
          </w:p>
        </w:tc>
      </w:tr>
      <w:tr w:rsidR="001E3C74" w:rsidRPr="00C002EF" w14:paraId="4B94BB37" w14:textId="77777777" w:rsidTr="004F6F1E">
        <w:tc>
          <w:tcPr>
            <w:tcW w:w="539" w:type="pct"/>
          </w:tcPr>
          <w:p w14:paraId="2DB68B62" w14:textId="23DF0EFD" w:rsidR="001E3C74" w:rsidRDefault="001E3C74" w:rsidP="001E3C7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13</w:t>
            </w:r>
          </w:p>
        </w:tc>
        <w:tc>
          <w:tcPr>
            <w:tcW w:w="1573" w:type="pct"/>
          </w:tcPr>
          <w:p w14:paraId="4F0DFD0D" w14:textId="3F4EC9DD" w:rsidR="001E3C74" w:rsidRDefault="001E3C74" w:rsidP="001E3C74">
            <w:pPr>
              <w:jc w:val="left"/>
            </w:pPr>
            <w:r>
              <w:t>Final approver</w:t>
            </w:r>
          </w:p>
        </w:tc>
        <w:tc>
          <w:tcPr>
            <w:tcW w:w="2888" w:type="pct"/>
          </w:tcPr>
          <w:p w14:paraId="66B1BC61" w14:textId="4CA307D7" w:rsidR="001E3C74" w:rsidRDefault="001E3C74" w:rsidP="001E3C74">
            <w:pPr>
              <w:rPr>
                <w:cs/>
              </w:rPr>
            </w:pPr>
            <w:r>
              <w:rPr>
                <w:rFonts w:hint="cs"/>
                <w:cs/>
              </w:rPr>
              <w:t>ผู้อนุมัติลำดับสุดท้ายที่อยู่ภายในแผนก</w:t>
            </w:r>
          </w:p>
        </w:tc>
      </w:tr>
    </w:tbl>
    <w:p w14:paraId="6714A244" w14:textId="4DC60582" w:rsidR="001E3C74" w:rsidRDefault="001E3C74" w:rsidP="006126F6">
      <w:pPr>
        <w:spacing w:before="0" w:after="160"/>
        <w:jc w:val="left"/>
      </w:pPr>
    </w:p>
    <w:p w14:paraId="0E6C4DA3" w14:textId="4F8657DF" w:rsidR="001E3C74" w:rsidRDefault="001E3C74" w:rsidP="001E3C74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1E3C74">
        <w:rPr>
          <w:b/>
          <w:bCs/>
          <w:i w:val="0"/>
          <w:iCs w:val="0"/>
          <w:color w:val="auto"/>
          <w:sz w:val="32"/>
          <w:szCs w:val="32"/>
          <w:cs/>
        </w:rPr>
        <w:t>คำศัพท</w:t>
      </w:r>
      <w:r w:rsidRPr="001E3C74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์เฉพาะของ</w:t>
      </w:r>
      <w:r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ข้อมูลการ</w:t>
      </w:r>
      <w:r w:rsidRPr="001E3C74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เปลี่ยนแปลงกระบวนการทำงาน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81"/>
        <w:gridCol w:w="2862"/>
        <w:gridCol w:w="5255"/>
      </w:tblGrid>
      <w:tr w:rsidR="001A3CEC" w:rsidRPr="00C002EF" w14:paraId="2B07D075" w14:textId="77777777" w:rsidTr="00DF5178">
        <w:tc>
          <w:tcPr>
            <w:tcW w:w="539" w:type="pct"/>
          </w:tcPr>
          <w:p w14:paraId="56338082" w14:textId="77777777" w:rsidR="001A3CEC" w:rsidRPr="00C002EF" w:rsidRDefault="001A3CEC" w:rsidP="00DF5178">
            <w:pPr>
              <w:jc w:val="center"/>
              <w:rPr>
                <w:b/>
                <w:bCs/>
                <w:cs/>
              </w:rPr>
            </w:pPr>
            <w:r w:rsidRPr="00C002EF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14:paraId="10D5D0CC" w14:textId="77777777" w:rsidR="001A3CEC" w:rsidRPr="00C002EF" w:rsidRDefault="001A3CEC" w:rsidP="00DF5178">
            <w:pPr>
              <w:jc w:val="center"/>
              <w:rPr>
                <w:b/>
                <w:bCs/>
              </w:rPr>
            </w:pPr>
            <w:r w:rsidRPr="00C002EF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14:paraId="75B7E637" w14:textId="77777777" w:rsidR="001A3CEC" w:rsidRPr="00C002EF" w:rsidRDefault="001A3CEC" w:rsidP="00DF5178">
            <w:pPr>
              <w:jc w:val="center"/>
              <w:rPr>
                <w:b/>
                <w:bCs/>
              </w:rPr>
            </w:pPr>
            <w:r w:rsidRPr="00C002EF">
              <w:rPr>
                <w:b/>
                <w:bCs/>
                <w:cs/>
              </w:rPr>
              <w:t>ความหมาย</w:t>
            </w:r>
          </w:p>
        </w:tc>
      </w:tr>
      <w:tr w:rsidR="001A3CEC" w:rsidRPr="00C002EF" w14:paraId="6408DE1A" w14:textId="77777777" w:rsidTr="00DF5178">
        <w:tc>
          <w:tcPr>
            <w:tcW w:w="539" w:type="pct"/>
          </w:tcPr>
          <w:p w14:paraId="65D4D15F" w14:textId="6C0FF071" w:rsidR="001A3CEC" w:rsidRPr="00C002EF" w:rsidRDefault="001A3CEC" w:rsidP="001A3CEC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573" w:type="pct"/>
          </w:tcPr>
          <w:p w14:paraId="3071248C" w14:textId="114C6793" w:rsidR="001A3CEC" w:rsidRPr="00C002EF" w:rsidRDefault="001A3CEC" w:rsidP="001A3CEC">
            <w:pPr>
              <w:jc w:val="left"/>
            </w:pPr>
            <w:r>
              <w:t>P</w:t>
            </w:r>
            <w:r w:rsidRPr="00156398">
              <w:t>riority</w:t>
            </w:r>
            <w:r>
              <w:t xml:space="preserve"> Management Category</w:t>
            </w:r>
          </w:p>
        </w:tc>
        <w:tc>
          <w:tcPr>
            <w:tcW w:w="2888" w:type="pct"/>
          </w:tcPr>
          <w:p w14:paraId="7F93CC12" w14:textId="7336A881" w:rsidR="001A3CEC" w:rsidRPr="00C002EF" w:rsidRDefault="001A3CEC" w:rsidP="001A3CEC">
            <w:r>
              <w:rPr>
                <w:rFonts w:hint="cs"/>
                <w:cs/>
              </w:rPr>
              <w:t>ลำดับความสำคัญของการเปลี่ยนแปลงกระบวนการทำงาน</w:t>
            </w:r>
          </w:p>
        </w:tc>
      </w:tr>
      <w:tr w:rsidR="001A3CEC" w:rsidRPr="00C002EF" w14:paraId="2C400076" w14:textId="77777777" w:rsidTr="00DF5178">
        <w:tc>
          <w:tcPr>
            <w:tcW w:w="539" w:type="pct"/>
          </w:tcPr>
          <w:p w14:paraId="433D662F" w14:textId="68A09AE4" w:rsidR="001A3CEC" w:rsidRPr="00C002EF" w:rsidRDefault="001A3CEC" w:rsidP="001A3CEC">
            <w:pPr>
              <w:jc w:val="center"/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1573" w:type="pct"/>
          </w:tcPr>
          <w:p w14:paraId="2585F1A4" w14:textId="1749C582" w:rsidR="001A3CEC" w:rsidRPr="00C002EF" w:rsidRDefault="001A3CEC" w:rsidP="001A3CEC">
            <w:pPr>
              <w:jc w:val="left"/>
            </w:pPr>
            <w:r>
              <w:t>Rank</w:t>
            </w:r>
          </w:p>
        </w:tc>
        <w:tc>
          <w:tcPr>
            <w:tcW w:w="2888" w:type="pct"/>
          </w:tcPr>
          <w:p w14:paraId="1E93EEE1" w14:textId="763FF71D" w:rsidR="001A3CEC" w:rsidRPr="00C002EF" w:rsidRDefault="001A3CEC" w:rsidP="001A3CEC">
            <w:r>
              <w:rPr>
                <w:rFonts w:hint="cs"/>
                <w:cs/>
              </w:rPr>
              <w:t>ลำดับความสำคัญของการเปลี่ยนแปลงกระบวนการทำงาน</w:t>
            </w:r>
          </w:p>
        </w:tc>
      </w:tr>
      <w:tr w:rsidR="001A3CEC" w:rsidRPr="00C002EF" w14:paraId="2A771E8C" w14:textId="77777777" w:rsidTr="00DF5178">
        <w:tc>
          <w:tcPr>
            <w:tcW w:w="539" w:type="pct"/>
          </w:tcPr>
          <w:p w14:paraId="2E5E76BA" w14:textId="5B45ABFF" w:rsidR="001A3CEC" w:rsidRPr="00C002EF" w:rsidRDefault="001A3CEC" w:rsidP="001A3CE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1573" w:type="pct"/>
          </w:tcPr>
          <w:p w14:paraId="78FD7876" w14:textId="405FBD16" w:rsidR="001A3CEC" w:rsidRPr="00C002EF" w:rsidRDefault="001A3CEC" w:rsidP="001A3CEC">
            <w:pPr>
              <w:jc w:val="left"/>
            </w:pPr>
            <w:r>
              <w:t>Annual plan</w:t>
            </w:r>
          </w:p>
        </w:tc>
        <w:tc>
          <w:tcPr>
            <w:tcW w:w="2888" w:type="pct"/>
          </w:tcPr>
          <w:p w14:paraId="2F033E3B" w14:textId="10F201ED" w:rsidR="001A3CEC" w:rsidRPr="00C002EF" w:rsidRDefault="001A3CEC" w:rsidP="001A3CEC">
            <w:r>
              <w:rPr>
                <w:rFonts w:hint="cs"/>
                <w:cs/>
              </w:rPr>
              <w:t>ข้อมูลการเปลี่ยนแปลงกระบวนการทำงานของแต่ละปี</w:t>
            </w:r>
          </w:p>
        </w:tc>
      </w:tr>
      <w:tr w:rsidR="001A3CEC" w:rsidRPr="00C002EF" w14:paraId="534FF914" w14:textId="77777777" w:rsidTr="00DF5178">
        <w:tc>
          <w:tcPr>
            <w:tcW w:w="539" w:type="pct"/>
          </w:tcPr>
          <w:p w14:paraId="36DBB4C8" w14:textId="5D87A671" w:rsidR="001A3CEC" w:rsidRPr="00C002EF" w:rsidRDefault="001A3CEC" w:rsidP="001A3CE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1573" w:type="pct"/>
          </w:tcPr>
          <w:p w14:paraId="25B320EB" w14:textId="50D6CDF4" w:rsidR="001A3CEC" w:rsidRPr="00C002EF" w:rsidRDefault="001A3CEC" w:rsidP="001A3CEC">
            <w:pPr>
              <w:jc w:val="left"/>
              <w:rPr>
                <w:cs/>
              </w:rPr>
            </w:pPr>
            <w:r>
              <w:t>Annual Plan Number</w:t>
            </w:r>
          </w:p>
        </w:tc>
        <w:tc>
          <w:tcPr>
            <w:tcW w:w="2888" w:type="pct"/>
          </w:tcPr>
          <w:p w14:paraId="64029D0D" w14:textId="561331B8" w:rsidR="001A3CEC" w:rsidRPr="00C002EF" w:rsidRDefault="001A3CEC" w:rsidP="001A3CEC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เลขรันอัตโนมัติของข้อมูลการเปลี่ยนแปลงกระบวนการทำงานของแต่ละปี ตัวอย่างเช่น </w:t>
            </w:r>
            <w:r>
              <w:t>DN</w:t>
            </w:r>
            <w:r>
              <w:rPr>
                <w:cs/>
              </w:rPr>
              <w:t>-</w:t>
            </w:r>
            <w:r>
              <w:t>FY20</w:t>
            </w:r>
            <w:r>
              <w:rPr>
                <w:cs/>
              </w:rPr>
              <w:t>-</w:t>
            </w:r>
            <w:r>
              <w:t>001</w:t>
            </w:r>
          </w:p>
        </w:tc>
      </w:tr>
      <w:tr w:rsidR="001A3CEC" w:rsidRPr="00C002EF" w14:paraId="033D5E2B" w14:textId="77777777" w:rsidTr="00DF5178">
        <w:tc>
          <w:tcPr>
            <w:tcW w:w="539" w:type="pct"/>
          </w:tcPr>
          <w:p w14:paraId="3E1349AF" w14:textId="4C4CF002" w:rsidR="001A3CEC" w:rsidRPr="00C002EF" w:rsidRDefault="001A3CEC" w:rsidP="001A3CEC">
            <w:pPr>
              <w:jc w:val="center"/>
              <w:rPr>
                <w:cs/>
              </w:rPr>
            </w:pPr>
            <w:r w:rsidRPr="005F16BC">
              <w:rPr>
                <w:rFonts w:hint="cs"/>
                <w:cs/>
              </w:rPr>
              <w:t>5</w:t>
            </w:r>
          </w:p>
        </w:tc>
        <w:tc>
          <w:tcPr>
            <w:tcW w:w="1573" w:type="pct"/>
          </w:tcPr>
          <w:p w14:paraId="04FE9B1D" w14:textId="27AFEFA7" w:rsidR="001A3CEC" w:rsidRPr="00C002EF" w:rsidRDefault="001A3CEC" w:rsidP="001A3CEC">
            <w:pPr>
              <w:jc w:val="left"/>
              <w:rPr>
                <w:cs/>
              </w:rPr>
            </w:pPr>
            <w:r>
              <w:t>PCR Number</w:t>
            </w:r>
          </w:p>
        </w:tc>
        <w:tc>
          <w:tcPr>
            <w:tcW w:w="2888" w:type="pct"/>
          </w:tcPr>
          <w:p w14:paraId="36916786" w14:textId="713A5C1E" w:rsidR="001A3CEC" w:rsidRPr="00C002EF" w:rsidRDefault="001A3CEC" w:rsidP="001A3CEC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เลขรันอัตโนมัติของแบบฟอร์มการเปลี่ยนแปลงกระบวนการทำงานของแต่ละปี ตัวอย่างเช่น </w:t>
            </w:r>
            <w:r>
              <w:t>DN</w:t>
            </w:r>
            <w:r>
              <w:rPr>
                <w:cs/>
              </w:rPr>
              <w:t>-</w:t>
            </w:r>
            <w:r>
              <w:t>PCR</w:t>
            </w:r>
            <w:r>
              <w:rPr>
                <w:cs/>
              </w:rPr>
              <w:t>-</w:t>
            </w:r>
            <w:r>
              <w:t>FY20</w:t>
            </w:r>
            <w:r>
              <w:rPr>
                <w:cs/>
              </w:rPr>
              <w:t>-</w:t>
            </w:r>
            <w:r>
              <w:t>001</w:t>
            </w:r>
          </w:p>
        </w:tc>
      </w:tr>
      <w:tr w:rsidR="001A3CEC" w:rsidRPr="00C002EF" w14:paraId="7DF58873" w14:textId="77777777" w:rsidTr="00DF5178">
        <w:tc>
          <w:tcPr>
            <w:tcW w:w="539" w:type="pct"/>
          </w:tcPr>
          <w:p w14:paraId="64524CF8" w14:textId="268BDE3B" w:rsidR="001A3CEC" w:rsidRPr="00C002EF" w:rsidRDefault="001A3CEC" w:rsidP="001A3CE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6</w:t>
            </w:r>
          </w:p>
        </w:tc>
        <w:tc>
          <w:tcPr>
            <w:tcW w:w="1573" w:type="pct"/>
          </w:tcPr>
          <w:p w14:paraId="445FAC86" w14:textId="5058283C" w:rsidR="001A3CEC" w:rsidRPr="00C002EF" w:rsidRDefault="001A3CEC" w:rsidP="001A3CEC">
            <w:pPr>
              <w:jc w:val="left"/>
              <w:rPr>
                <w:cs/>
              </w:rPr>
            </w:pPr>
            <w:r>
              <w:t>PCR type</w:t>
            </w:r>
          </w:p>
        </w:tc>
        <w:tc>
          <w:tcPr>
            <w:tcW w:w="2888" w:type="pct"/>
          </w:tcPr>
          <w:p w14:paraId="256A66C6" w14:textId="32D7A0B9" w:rsidR="001A3CEC" w:rsidRPr="00C002EF" w:rsidRDefault="001A3CEC" w:rsidP="001A3CEC">
            <w:pPr>
              <w:rPr>
                <w:cs/>
              </w:rPr>
            </w:pPr>
            <w:r>
              <w:rPr>
                <w:rFonts w:hint="cs"/>
                <w:cs/>
              </w:rPr>
              <w:t>ชนิดเวลาของเอกสารเปลี่ยนแปลงกระบวนการทำงาน</w:t>
            </w:r>
          </w:p>
        </w:tc>
      </w:tr>
      <w:tr w:rsidR="001A3CEC" w:rsidRPr="00C002EF" w14:paraId="1CCD96B4" w14:textId="77777777" w:rsidTr="00DF5178">
        <w:tc>
          <w:tcPr>
            <w:tcW w:w="539" w:type="pct"/>
          </w:tcPr>
          <w:p w14:paraId="4F80B1C4" w14:textId="7B2A439B" w:rsidR="001A3CEC" w:rsidRPr="00C002EF" w:rsidRDefault="001A3CEC" w:rsidP="001A3CE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7</w:t>
            </w:r>
          </w:p>
        </w:tc>
        <w:tc>
          <w:tcPr>
            <w:tcW w:w="1573" w:type="pct"/>
          </w:tcPr>
          <w:p w14:paraId="17308E23" w14:textId="3B6E8D11" w:rsidR="001A3CEC" w:rsidRPr="00C002EF" w:rsidRDefault="001A3CEC" w:rsidP="001A3CEC">
            <w:pPr>
              <w:jc w:val="left"/>
              <w:rPr>
                <w:cs/>
              </w:rPr>
            </w:pPr>
            <w:r>
              <w:t>Change type</w:t>
            </w:r>
          </w:p>
        </w:tc>
        <w:tc>
          <w:tcPr>
            <w:tcW w:w="2888" w:type="pct"/>
          </w:tcPr>
          <w:p w14:paraId="3CC997B4" w14:textId="31846716" w:rsidR="001A3CEC" w:rsidRPr="00C002EF" w:rsidRDefault="001A3CEC" w:rsidP="001A3CEC">
            <w:pPr>
              <w:rPr>
                <w:cs/>
              </w:rPr>
            </w:pPr>
            <w:r>
              <w:rPr>
                <w:rFonts w:hint="cs"/>
                <w:cs/>
              </w:rPr>
              <w:t>ประเภทของการเปลี่ยนแปลงกระบวนการทำงาน</w:t>
            </w:r>
          </w:p>
        </w:tc>
      </w:tr>
      <w:tr w:rsidR="001A3CEC" w:rsidRPr="00C002EF" w14:paraId="30F12001" w14:textId="77777777" w:rsidTr="00DF5178">
        <w:tc>
          <w:tcPr>
            <w:tcW w:w="539" w:type="pct"/>
          </w:tcPr>
          <w:p w14:paraId="161B47B7" w14:textId="4DECFF8B" w:rsidR="001A3CEC" w:rsidRPr="00C002EF" w:rsidRDefault="001A3CEC" w:rsidP="001A3CE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8</w:t>
            </w:r>
          </w:p>
        </w:tc>
        <w:tc>
          <w:tcPr>
            <w:tcW w:w="1573" w:type="pct"/>
          </w:tcPr>
          <w:p w14:paraId="2F9B0688" w14:textId="6083AAC3" w:rsidR="001A3CEC" w:rsidRPr="00C002EF" w:rsidRDefault="001A3CEC" w:rsidP="001A3CEC">
            <w:pPr>
              <w:jc w:val="left"/>
              <w:rPr>
                <w:cs/>
              </w:rPr>
            </w:pPr>
            <w:r>
              <w:t>Implementation plan</w:t>
            </w:r>
          </w:p>
        </w:tc>
        <w:tc>
          <w:tcPr>
            <w:tcW w:w="2888" w:type="pct"/>
          </w:tcPr>
          <w:p w14:paraId="69565B15" w14:textId="0E5C1694" w:rsidR="001A3CEC" w:rsidRPr="00C002EF" w:rsidRDefault="001A3CEC" w:rsidP="001A3CEC">
            <w:pPr>
              <w:rPr>
                <w:cs/>
              </w:rPr>
            </w:pPr>
            <w:r>
              <w:rPr>
                <w:rFonts w:hint="cs"/>
                <w:cs/>
              </w:rPr>
              <w:t>ส่วนของการวางแผนในการเปลี่ยนแปลงกระบวนการทำงาน</w:t>
            </w:r>
          </w:p>
        </w:tc>
      </w:tr>
      <w:tr w:rsidR="001A3CEC" w:rsidRPr="00C002EF" w14:paraId="6BF84302" w14:textId="77777777" w:rsidTr="00DF5178">
        <w:tc>
          <w:tcPr>
            <w:tcW w:w="539" w:type="pct"/>
          </w:tcPr>
          <w:p w14:paraId="2D658501" w14:textId="51DB31E0" w:rsidR="001A3CEC" w:rsidRPr="00C002EF" w:rsidRDefault="001A3CEC" w:rsidP="001A3CE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9</w:t>
            </w:r>
          </w:p>
        </w:tc>
        <w:tc>
          <w:tcPr>
            <w:tcW w:w="1573" w:type="pct"/>
          </w:tcPr>
          <w:p w14:paraId="2AAC4B82" w14:textId="05AD2C92" w:rsidR="001A3CEC" w:rsidRPr="00C002EF" w:rsidRDefault="001A3CEC" w:rsidP="001A3CEC">
            <w:pPr>
              <w:jc w:val="left"/>
              <w:rPr>
                <w:cs/>
              </w:rPr>
            </w:pPr>
            <w:r>
              <w:t>Data attachments</w:t>
            </w:r>
          </w:p>
        </w:tc>
        <w:tc>
          <w:tcPr>
            <w:tcW w:w="2888" w:type="pct"/>
          </w:tcPr>
          <w:p w14:paraId="2ED99365" w14:textId="3B8364F8" w:rsidR="001A3CEC" w:rsidRPr="00C002EF" w:rsidRDefault="001A3CEC" w:rsidP="001A3CEC">
            <w:pPr>
              <w:rPr>
                <w:cs/>
              </w:rPr>
            </w:pPr>
            <w:r>
              <w:rPr>
                <w:rFonts w:hint="cs"/>
                <w:cs/>
              </w:rPr>
              <w:t>ข้อมูลที่ใช้ในการแนบในการประกอบการเปลี่ยนแปลงกระบวนการทำงาน</w:t>
            </w:r>
          </w:p>
        </w:tc>
      </w:tr>
      <w:tr w:rsidR="001A3CEC" w:rsidRPr="00C002EF" w14:paraId="2C804C42" w14:textId="77777777" w:rsidTr="00DF5178">
        <w:tc>
          <w:tcPr>
            <w:tcW w:w="539" w:type="pct"/>
          </w:tcPr>
          <w:p w14:paraId="2E2FA235" w14:textId="407D757A" w:rsidR="001A3CEC" w:rsidRPr="00C002EF" w:rsidRDefault="001A3CEC" w:rsidP="001A3CE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10</w:t>
            </w:r>
          </w:p>
        </w:tc>
        <w:tc>
          <w:tcPr>
            <w:tcW w:w="1573" w:type="pct"/>
          </w:tcPr>
          <w:p w14:paraId="746E961B" w14:textId="233317D7" w:rsidR="001A3CEC" w:rsidRPr="00C002EF" w:rsidRDefault="001A3CEC" w:rsidP="001A3CEC">
            <w:pPr>
              <w:jc w:val="left"/>
              <w:rPr>
                <w:cs/>
              </w:rPr>
            </w:pPr>
            <w:r>
              <w:t>Change point</w:t>
            </w:r>
          </w:p>
        </w:tc>
        <w:tc>
          <w:tcPr>
            <w:tcW w:w="2888" w:type="pct"/>
          </w:tcPr>
          <w:p w14:paraId="6E7C2ABB" w14:textId="2ED81578" w:rsidR="001A3CEC" w:rsidRPr="00C002EF" w:rsidRDefault="001A3CEC" w:rsidP="001A3CEC">
            <w:pPr>
              <w:rPr>
                <w:cs/>
              </w:rPr>
            </w:pPr>
            <w:r>
              <w:rPr>
                <w:rFonts w:hint="cs"/>
                <w:cs/>
              </w:rPr>
              <w:t>จุดที่มีการเปลี่ยนแปลงการทำงาน</w:t>
            </w:r>
          </w:p>
        </w:tc>
      </w:tr>
    </w:tbl>
    <w:p w14:paraId="5FAA53B3" w14:textId="77777777" w:rsidR="001A3CEC" w:rsidRPr="001A3CEC" w:rsidRDefault="001A3CEC" w:rsidP="001A3CEC"/>
    <w:p w14:paraId="6A83CF3B" w14:textId="77777777" w:rsidR="001E3C74" w:rsidRPr="00C002EF" w:rsidRDefault="001E3C74" w:rsidP="006126F6">
      <w:pPr>
        <w:spacing w:before="0" w:after="160"/>
        <w:jc w:val="left"/>
        <w:rPr>
          <w:cs/>
        </w:rPr>
      </w:pPr>
    </w:p>
    <w:p w14:paraId="29D8AF0A" w14:textId="77777777" w:rsidR="006126F6" w:rsidRPr="00C002EF" w:rsidRDefault="006126F6">
      <w:pPr>
        <w:spacing w:before="0" w:after="160"/>
        <w:jc w:val="left"/>
        <w:rPr>
          <w:cs/>
        </w:rPr>
      </w:pPr>
      <w:r w:rsidRPr="00C002EF">
        <w:rPr>
          <w:cs/>
        </w:rPr>
        <w:br w:type="page"/>
      </w:r>
    </w:p>
    <w:p w14:paraId="589D4D5C" w14:textId="7E8F063D" w:rsidR="002E5BE0" w:rsidRDefault="002E5BE0" w:rsidP="002E5BE0">
      <w:pPr>
        <w:pStyle w:val="Heading2"/>
      </w:pPr>
      <w:bookmarkStart w:id="125" w:name="_Toc54854164"/>
      <w:r w:rsidRPr="00C002EF">
        <w:rPr>
          <w:rFonts w:hint="cs"/>
          <w:cs/>
        </w:rPr>
        <w:lastRenderedPageBreak/>
        <w:t>งานวิจัยหรือบทความที่เกี่ยวข้อง</w:t>
      </w:r>
      <w:bookmarkEnd w:id="125"/>
    </w:p>
    <w:p w14:paraId="4FEF6133" w14:textId="02ACDAE4" w:rsidR="001A3CEC" w:rsidRDefault="001A3CEC" w:rsidP="001A3CEC">
      <w:pPr>
        <w:ind w:firstLine="720"/>
      </w:pPr>
      <w:r>
        <w:rPr>
          <w:rFonts w:hint="cs"/>
          <w:cs/>
        </w:rPr>
        <w:t>การปฏิบัติงานสหกิจศึกษา ผู้ปฏิบัติสหกิจศึกษาได้รับมอบหมายให้พัฒนาระบบเกี่ยวการกระบวนการเปลี่ยนแปลงการทำงาน ซึ่งทำให้ต้องศึกษาแนวคิด ทฤษฎีงานวิจัยหรือบทความที่เกี่ยวข้องเกี่ยวการเปลี่ยนแปลงกระบวนการทำงาน ขั้นตอนการอนุมัติตลอดจนศึกษากระบวนการทำงานของแผนกที่เกี่ยวข้องกับการเปลี่ยนแปลงกระบวนการทำงาน โดยมีรายละเอียดดังต่อไปนี้</w:t>
      </w:r>
    </w:p>
    <w:p w14:paraId="2CBCEA1B" w14:textId="19B7F984" w:rsidR="001A3CEC" w:rsidRPr="006806A7" w:rsidRDefault="001A3CEC" w:rsidP="001A3CEC">
      <w:pPr>
        <w:pStyle w:val="Heading3"/>
        <w:rPr>
          <w:highlight w:val="yellow"/>
        </w:rPr>
      </w:pPr>
      <w:bookmarkStart w:id="126" w:name="_Toc54854165"/>
      <w:r w:rsidRPr="006806A7">
        <w:rPr>
          <w:rFonts w:hint="cs"/>
          <w:highlight w:val="yellow"/>
          <w:cs/>
        </w:rPr>
        <w:t>ความหมายของการเปลี่ยนแปลงกระบวนการทำงาน</w:t>
      </w:r>
      <w:bookmarkEnd w:id="126"/>
    </w:p>
    <w:p w14:paraId="3CC8D4DB" w14:textId="77777777" w:rsidR="001A3CEC" w:rsidRPr="00465058" w:rsidRDefault="001A3CEC" w:rsidP="001A3CEC">
      <w:pPr>
        <w:ind w:firstLine="720"/>
        <w:jc w:val="left"/>
      </w:pPr>
      <w:r>
        <w:rPr>
          <w:rFonts w:hint="cs"/>
          <w:cs/>
        </w:rPr>
        <w:t>เนื่องจากการเปลี่ยนแปลงกระบวนการทำงานเป็นการเปลี่ยนการทำงานในส่วนงานต่าง ๆ ที่ต้องการร้องขอการเปลี่ยนแปลงกระบวนการนั้น ๆ ใหม่ หรือปรับปรุงกระบวนการทำงานเดิมให้มีประสิทธิ์ภาพมากขึ้น ยกตัวอย่างในการจัดทำระบบเปลี่ยนแปงลกระบวนการทำงานในครั้งนี้ จะกล่าวในเรื่องการเปลี่ยนแปลงกระบวนการทำงานในฝ่ายการผลิตของบริษัท ซึ่งจะมีขั้นตอนการดำเนินที่เป็นไปตามแต่ละส่วนงาน</w:t>
      </w:r>
    </w:p>
    <w:p w14:paraId="0D15F168" w14:textId="0453C661" w:rsidR="001A3CEC" w:rsidRDefault="001A3CEC" w:rsidP="001A3CEC">
      <w:pPr>
        <w:pStyle w:val="Heading3"/>
      </w:pPr>
      <w:bookmarkStart w:id="127" w:name="_Toc54854166"/>
      <w:r w:rsidRPr="006806A7">
        <w:rPr>
          <w:rFonts w:hint="cs"/>
          <w:highlight w:val="yellow"/>
          <w:cs/>
        </w:rPr>
        <w:t>ระบบเปลี่ยนแปลงกระบวนการทำงาน (</w:t>
      </w:r>
      <w:r w:rsidRPr="006806A7">
        <w:rPr>
          <w:highlight w:val="yellow"/>
        </w:rPr>
        <w:t xml:space="preserve">Process Change Report </w:t>
      </w:r>
      <w:r w:rsidRPr="006806A7">
        <w:rPr>
          <w:highlight w:val="yellow"/>
          <w:cs/>
        </w:rPr>
        <w:t>:</w:t>
      </w:r>
      <w:r w:rsidRPr="006806A7">
        <w:rPr>
          <w:highlight w:val="yellow"/>
        </w:rPr>
        <w:t>PCR</w:t>
      </w:r>
      <w:r w:rsidRPr="006806A7">
        <w:rPr>
          <w:rFonts w:hint="cs"/>
          <w:highlight w:val="yellow"/>
          <w:cs/>
        </w:rPr>
        <w:t>)</w:t>
      </w:r>
      <w:bookmarkEnd w:id="127"/>
    </w:p>
    <w:p w14:paraId="4173DF0C" w14:textId="77777777" w:rsidR="001A3CEC" w:rsidRDefault="001A3CEC" w:rsidP="001A3CEC">
      <w:pPr>
        <w:spacing w:line="240" w:lineRule="auto"/>
        <w:ind w:firstLine="720"/>
      </w:pPr>
      <w:r w:rsidRPr="00C541DD">
        <w:rPr>
          <w:rFonts w:hint="cs"/>
          <w:cs/>
        </w:rPr>
        <w:t>ในการเปลี่ยนแปลงกระบวนการทำงานของแต่ละแผนก ซึ่งใน</w:t>
      </w:r>
      <w:r>
        <w:rPr>
          <w:rFonts w:hint="cs"/>
          <w:cs/>
        </w:rPr>
        <w:t xml:space="preserve">เก็บรวบรวมความต้องการ </w:t>
      </w:r>
      <w:r w:rsidRPr="00C541DD">
        <w:rPr>
          <w:rFonts w:hint="cs"/>
          <w:cs/>
        </w:rPr>
        <w:t>การวิเคราะห์และออกแบบระบบเปลี่ยนแปลงกระบวนการทำงานทำให้เห็</w:t>
      </w:r>
      <w:r>
        <w:rPr>
          <w:rFonts w:hint="cs"/>
          <w:cs/>
        </w:rPr>
        <w:t xml:space="preserve">นถึงกระบวนการทำงานในส่วนงานที่เกี่ยวข้องได้แก่ ส่วนงานของ </w:t>
      </w:r>
      <w:r>
        <w:t xml:space="preserve">Production Engineering </w:t>
      </w:r>
      <w:r>
        <w:rPr>
          <w:rFonts w:hint="cs"/>
          <w:cs/>
        </w:rPr>
        <w:t xml:space="preserve">ส่วนงานของ </w:t>
      </w:r>
      <w:r>
        <w:t xml:space="preserve">Production </w:t>
      </w:r>
      <w:r>
        <w:rPr>
          <w:rFonts w:hint="cs"/>
          <w:cs/>
        </w:rPr>
        <w:t xml:space="preserve">และ ส่วนงานของ </w:t>
      </w:r>
      <w:r>
        <w:t xml:space="preserve">Quality Assurance </w:t>
      </w:r>
      <w:r>
        <w:rPr>
          <w:rFonts w:hint="cs"/>
          <w:cs/>
        </w:rPr>
        <w:t>โดยการทำงานของเปลี่ยนแปลงกระบวนการทำงานจะแบ่งระยะในการทำงานทั้งหมด 2 ช่วง ได้แก่ ช่วงของการวางแผน และช่วงของการทำงานจริงจะมีรายละเอียดของการเปลี่ยนแปลงกระบวนการทำงานดังนี้</w:t>
      </w:r>
    </w:p>
    <w:p w14:paraId="1540ABC0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>1.แบบฟอร์มที่เกี่ยวข้องในการเปลี่ยนแปลงกระบวนการทำงาน</w:t>
      </w:r>
    </w:p>
    <w:p w14:paraId="6D0996CD" w14:textId="77777777" w:rsidR="001A3CEC" w:rsidRDefault="001A3CEC" w:rsidP="000234D7">
      <w:pPr>
        <w:spacing w:line="240" w:lineRule="auto"/>
        <w:ind w:left="720" w:firstLine="720"/>
      </w:pPr>
      <w:r>
        <w:rPr>
          <w:rFonts w:hint="cs"/>
          <w:cs/>
        </w:rPr>
        <w:t>1.1.แบบฟอร์มเปลี่ยนแปลงกระบวนการทำงาน</w:t>
      </w:r>
      <w:r>
        <w:rPr>
          <w:cs/>
        </w:rPr>
        <w:t xml:space="preserve"> </w:t>
      </w:r>
      <w:r>
        <w:rPr>
          <w:rFonts w:hint="cs"/>
          <w:cs/>
        </w:rPr>
        <w:t>(</w:t>
      </w:r>
      <w:r>
        <w:t>PCR form</w:t>
      </w:r>
      <w:r>
        <w:rPr>
          <w:rFonts w:hint="cs"/>
          <w:cs/>
        </w:rPr>
        <w:t>)</w:t>
      </w:r>
    </w:p>
    <w:p w14:paraId="23EB1D34" w14:textId="77777777" w:rsidR="001A3CEC" w:rsidRDefault="001A3CEC" w:rsidP="001A3CEC">
      <w:pPr>
        <w:spacing w:line="240" w:lineRule="auto"/>
        <w:rPr>
          <w:cs/>
        </w:rPr>
      </w:pPr>
      <w:r>
        <w:rPr>
          <w:cs/>
        </w:rPr>
        <w:t xml:space="preserve">                         </w:t>
      </w:r>
      <w:r>
        <w:rPr>
          <w:rFonts w:hint="cs"/>
          <w:cs/>
        </w:rPr>
        <w:t xml:space="preserve"> เป็นแบบฟอร์มที่ใช้ในการเปลี่ยนแปลงกระบวนการทำงานของแผนกที่เกี่ยวข้อง เช่น </w:t>
      </w:r>
      <w:r>
        <w:t xml:space="preserve">Production Engineering </w:t>
      </w:r>
      <w:r>
        <w:rPr>
          <w:rFonts w:hint="cs"/>
          <w:cs/>
        </w:rPr>
        <w:t xml:space="preserve">และ </w:t>
      </w:r>
      <w:r>
        <w:t xml:space="preserve">Quality Assurance </w:t>
      </w:r>
      <w:r>
        <w:rPr>
          <w:rFonts w:hint="cs"/>
          <w:cs/>
        </w:rPr>
        <w:t xml:space="preserve">ในแบบฟอร์มนี้จะจัดทำขึ้นในทุก ๆ ปีที่มีการเปลี่ยนแปลงการะบวนการทำงานภายในแผนกดังกล่าว โดยจะแสดงรายละเอียดดัง ภาพที่ </w:t>
      </w:r>
      <w:r>
        <w:t>2</w:t>
      </w:r>
      <w:r>
        <w:rPr>
          <w:cs/>
        </w:rPr>
        <w:t>-</w:t>
      </w:r>
      <w:r>
        <w:rPr>
          <w:rFonts w:hint="cs"/>
          <w:cs/>
        </w:rPr>
        <w:t>1 ถึงภาพที่ 2-3</w:t>
      </w:r>
    </w:p>
    <w:p w14:paraId="0DCC0892" w14:textId="77777777" w:rsidR="001A3CEC" w:rsidRDefault="001A3CEC" w:rsidP="001A3CEC">
      <w:pPr>
        <w:spacing w:line="240" w:lineRule="auto"/>
        <w:ind w:left="720" w:firstLine="720"/>
      </w:pPr>
      <w:r w:rsidRPr="00D55EFD">
        <w:rPr>
          <w:noProof/>
        </w:rPr>
        <w:lastRenderedPageBreak/>
        <w:drawing>
          <wp:anchor distT="0" distB="0" distL="114300" distR="114300" simplePos="0" relativeHeight="251612160" behindDoc="1" locked="0" layoutInCell="1" allowOverlap="1" wp14:anchorId="315A2E38" wp14:editId="1D91F76F">
            <wp:simplePos x="0" y="0"/>
            <wp:positionH relativeFrom="margin">
              <wp:posOffset>1380490</wp:posOffset>
            </wp:positionH>
            <wp:positionV relativeFrom="paragraph">
              <wp:posOffset>28575</wp:posOffset>
            </wp:positionV>
            <wp:extent cx="3679190" cy="3333750"/>
            <wp:effectExtent l="19050" t="19050" r="16510" b="19050"/>
            <wp:wrapTight wrapText="bothSides">
              <wp:wrapPolygon edited="0">
                <wp:start x="-112" y="-123"/>
                <wp:lineTo x="-112" y="21600"/>
                <wp:lineTo x="21585" y="21600"/>
                <wp:lineTo x="21585" y="-123"/>
                <wp:lineTo x="-112" y="-123"/>
              </wp:wrapPolygon>
            </wp:wrapTight>
            <wp:docPr id="31" name="รูปภาพ 4">
              <a:extLst xmlns:a="http://schemas.openxmlformats.org/drawingml/2006/main">
                <a:ext uri="{FF2B5EF4-FFF2-40B4-BE49-F238E27FC236}">
                  <a16:creationId xmlns:a16="http://schemas.microsoft.com/office/drawing/2014/main" id="{718D4C19-1F1F-42DA-97BD-6EE157C400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4">
                      <a:extLst>
                        <a:ext uri="{FF2B5EF4-FFF2-40B4-BE49-F238E27FC236}">
                          <a16:creationId xmlns:a16="http://schemas.microsoft.com/office/drawing/2014/main" id="{718D4C19-1F1F-42DA-97BD-6EE157C400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7" t="8007"/>
                    <a:stretch/>
                  </pic:blipFill>
                  <pic:spPr bwMode="auto">
                    <a:xfrm>
                      <a:off x="0" y="0"/>
                      <a:ext cx="3679190" cy="3333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170C0" w14:textId="77777777" w:rsidR="001A3CEC" w:rsidRDefault="001A3CEC" w:rsidP="001A3CEC">
      <w:pPr>
        <w:spacing w:line="240" w:lineRule="auto"/>
        <w:ind w:left="720" w:firstLine="720"/>
      </w:pPr>
    </w:p>
    <w:p w14:paraId="05FF59EF" w14:textId="77777777" w:rsidR="001A3CEC" w:rsidRDefault="001A3CEC" w:rsidP="001A3CEC">
      <w:pPr>
        <w:spacing w:line="240" w:lineRule="auto"/>
        <w:ind w:left="720" w:firstLine="720"/>
      </w:pPr>
    </w:p>
    <w:p w14:paraId="3029D3AE" w14:textId="77777777" w:rsidR="001A3CEC" w:rsidRDefault="001A3CEC" w:rsidP="001A3CEC">
      <w:pPr>
        <w:spacing w:line="240" w:lineRule="auto"/>
        <w:ind w:left="720" w:firstLine="720"/>
      </w:pPr>
    </w:p>
    <w:p w14:paraId="4FAA9A58" w14:textId="77777777" w:rsidR="001A3CEC" w:rsidRDefault="001A3CEC" w:rsidP="001A3CEC">
      <w:pPr>
        <w:spacing w:line="240" w:lineRule="auto"/>
        <w:ind w:left="720" w:firstLine="720"/>
      </w:pPr>
    </w:p>
    <w:p w14:paraId="5EEFFD88" w14:textId="77777777" w:rsidR="001A3CEC" w:rsidRDefault="001A3CEC" w:rsidP="001A3CEC">
      <w:pPr>
        <w:spacing w:line="240" w:lineRule="auto"/>
        <w:ind w:left="1440" w:firstLine="720"/>
      </w:pPr>
    </w:p>
    <w:p w14:paraId="37DE22E6" w14:textId="77777777" w:rsidR="001A3CEC" w:rsidRDefault="001A3CEC" w:rsidP="001A3CEC">
      <w:pPr>
        <w:spacing w:line="240" w:lineRule="auto"/>
        <w:ind w:left="1440" w:firstLine="720"/>
      </w:pPr>
    </w:p>
    <w:p w14:paraId="5FED98E3" w14:textId="77777777" w:rsidR="001A3CEC" w:rsidRDefault="001A3CEC" w:rsidP="001A3CEC">
      <w:pPr>
        <w:spacing w:line="240" w:lineRule="auto"/>
        <w:ind w:left="1440" w:firstLine="720"/>
      </w:pPr>
    </w:p>
    <w:p w14:paraId="390F134F" w14:textId="77777777" w:rsidR="001A3CEC" w:rsidRDefault="001A3CEC" w:rsidP="001A3CEC">
      <w:pPr>
        <w:spacing w:line="240" w:lineRule="auto"/>
        <w:jc w:val="both"/>
      </w:pPr>
    </w:p>
    <w:p w14:paraId="1264852F" w14:textId="77FC58FE" w:rsidR="001A3CEC" w:rsidRDefault="001A3CEC" w:rsidP="001A3CEC">
      <w:pPr>
        <w:spacing w:line="240" w:lineRule="auto"/>
        <w:jc w:val="both"/>
      </w:pPr>
    </w:p>
    <w:p w14:paraId="35561A7E" w14:textId="528CBACB" w:rsidR="001A3CEC" w:rsidRPr="009532E0" w:rsidRDefault="009532E0" w:rsidP="009532E0">
      <w:pPr>
        <w:pStyle w:val="Caption"/>
        <w:jc w:val="center"/>
        <w:rPr>
          <w:i w:val="0"/>
          <w:iCs w:val="0"/>
          <w:color w:val="auto"/>
          <w:sz w:val="32"/>
          <w:szCs w:val="32"/>
          <w:cs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9532E0">
        <w:rPr>
          <w:rFonts w:hint="cs"/>
          <w:i w:val="0"/>
          <w:iCs w:val="0"/>
          <w:color w:val="auto"/>
          <w:sz w:val="32"/>
          <w:szCs w:val="32"/>
          <w:cs/>
        </w:rPr>
        <w:t>แบบฟอร์มเปลี่ยนแปลงกระบวนการทำงาน (</w:t>
      </w:r>
      <w:r w:rsidRPr="009532E0">
        <w:rPr>
          <w:i w:val="0"/>
          <w:iCs w:val="0"/>
          <w:color w:val="auto"/>
          <w:sz w:val="32"/>
          <w:szCs w:val="32"/>
        </w:rPr>
        <w:t>PCR form</w:t>
      </w:r>
      <w:r w:rsidRPr="009532E0">
        <w:rPr>
          <w:rFonts w:hint="cs"/>
          <w:i w:val="0"/>
          <w:iCs w:val="0"/>
          <w:color w:val="auto"/>
          <w:sz w:val="32"/>
          <w:szCs w:val="32"/>
          <w:cs/>
        </w:rPr>
        <w:t>)ในส่วนของรายละเอียดของแบบฟอร์ม</w:t>
      </w:r>
    </w:p>
    <w:p w14:paraId="43431303" w14:textId="77777777" w:rsidR="001A3CEC" w:rsidRDefault="001A3CEC" w:rsidP="001A3CEC">
      <w:pPr>
        <w:spacing w:line="240" w:lineRule="auto"/>
        <w:ind w:firstLine="720"/>
        <w:jc w:val="left"/>
      </w:pPr>
      <w:r>
        <w:rPr>
          <w:rFonts w:hint="cs"/>
          <w:cs/>
        </w:rPr>
        <w:t>จากภาพที่ 2-1 จะแสดงรายละเอียดของแบบฟอร์มเปลี่ยนแปลงกระบวนการทำงานได้ดังต่อไปนี้</w:t>
      </w:r>
    </w:p>
    <w:p w14:paraId="7F3D3F9D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 xml:space="preserve">- เลขของแบบฟอร์มการเปลี่ยนแปลงกระบวนการทำงาน </w:t>
      </w:r>
    </w:p>
    <w:p w14:paraId="6BBE6EF5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 xml:space="preserve">- ชื่อคนสร้างแบบฟอร์ม </w:t>
      </w:r>
    </w:p>
    <w:p w14:paraId="03B38FD7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 xml:space="preserve">- แผนกของคนสร้างแบบฟอร์ม </w:t>
      </w:r>
    </w:p>
    <w:p w14:paraId="1AA1CEB3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 xml:space="preserve">- วันที่ทำการสร้างแบบฟอร์ม </w:t>
      </w:r>
    </w:p>
    <w:p w14:paraId="4C836738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 xml:space="preserve">- ชนิดของการเปลี่ยนแปลงกระบวนการทำงาน </w:t>
      </w:r>
    </w:p>
    <w:p w14:paraId="681BA00A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 xml:space="preserve">- ชื่อของผลิตภัณฑ์ที่ต้องการเปลี่ยนแปลง </w:t>
      </w:r>
    </w:p>
    <w:p w14:paraId="06D79187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 xml:space="preserve">- ชื่อคนอนุมัติในภายในแผนก </w:t>
      </w:r>
    </w:p>
    <w:p w14:paraId="16F69F1E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>- ชื่อคนอนุมัติของแผนกที่เกี่ยวข้อง</w:t>
      </w:r>
    </w:p>
    <w:p w14:paraId="0E4308C9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>- ชื่อคนอนุมัติของแผนกคุณภาพ</w:t>
      </w:r>
    </w:p>
    <w:p w14:paraId="3CB4B40D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>- รายละเอียดของแผนการทำงานของการเปลี่ยนแปลงกระบวนการทำงาน</w:t>
      </w:r>
    </w:p>
    <w:p w14:paraId="7B6C36ED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>- รายละเอียดของเอกสารที่เกี่ยวของ</w:t>
      </w:r>
    </w:p>
    <w:p w14:paraId="01842AFF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>- หมายเลขเอกสารที่เกี่ยวข้อง</w:t>
      </w:r>
    </w:p>
    <w:p w14:paraId="467226B8" w14:textId="77777777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t>- ชื่อหัวเรื่องของการเปลี่ยนแปลงกระบวนการทำงาน</w:t>
      </w:r>
    </w:p>
    <w:p w14:paraId="24442F86" w14:textId="7E5CA29E" w:rsidR="001A3CEC" w:rsidRDefault="001A3CEC" w:rsidP="001A3CEC">
      <w:pPr>
        <w:spacing w:line="240" w:lineRule="auto"/>
        <w:ind w:left="1440" w:firstLine="720"/>
      </w:pPr>
      <w:r>
        <w:rPr>
          <w:rFonts w:hint="cs"/>
          <w:cs/>
        </w:rPr>
        <w:lastRenderedPageBreak/>
        <w:t xml:space="preserve">- ชนิดของการเปลี่ยนแปลงกระบวนการทำงาน </w:t>
      </w:r>
    </w:p>
    <w:p w14:paraId="0EB5E071" w14:textId="43A66FBB" w:rsidR="001A3CEC" w:rsidRDefault="009532E0" w:rsidP="009532E0">
      <w:pPr>
        <w:spacing w:line="240" w:lineRule="auto"/>
        <w:ind w:left="1440" w:firstLine="720"/>
      </w:pPr>
      <w:r>
        <w:rPr>
          <w:noProof/>
        </w:rPr>
        <w:drawing>
          <wp:inline distT="0" distB="0" distL="0" distR="0" wp14:anchorId="24A1E3A3" wp14:editId="03CE3080">
            <wp:extent cx="3590925" cy="3570975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63" cy="35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7F96" w14:textId="100C6F90" w:rsidR="009532E0" w:rsidRPr="009532E0" w:rsidRDefault="009532E0" w:rsidP="009532E0">
      <w:pPr>
        <w:pStyle w:val="Caption"/>
        <w:jc w:val="center"/>
        <w:rPr>
          <w:i w:val="0"/>
          <w:iCs w:val="0"/>
          <w:color w:val="auto"/>
          <w:sz w:val="32"/>
          <w:szCs w:val="32"/>
          <w:cs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9532E0">
        <w:rPr>
          <w:rFonts w:hint="cs"/>
          <w:i w:val="0"/>
          <w:iCs w:val="0"/>
          <w:color w:val="auto"/>
          <w:sz w:val="32"/>
          <w:szCs w:val="32"/>
          <w:cs/>
        </w:rPr>
        <w:t>แบบฟอร์มเปลี่ยนแปลงกระบวนการทำงาน (</w:t>
      </w:r>
      <w:r w:rsidRPr="009532E0">
        <w:rPr>
          <w:i w:val="0"/>
          <w:iCs w:val="0"/>
          <w:color w:val="auto"/>
          <w:sz w:val="32"/>
          <w:szCs w:val="32"/>
        </w:rPr>
        <w:t>PCR form</w:t>
      </w:r>
      <w:r w:rsidRPr="009532E0">
        <w:rPr>
          <w:rFonts w:hint="cs"/>
          <w:i w:val="0"/>
          <w:iCs w:val="0"/>
          <w:color w:val="auto"/>
          <w:sz w:val="32"/>
          <w:szCs w:val="32"/>
          <w:cs/>
        </w:rPr>
        <w:t>)ในส่วนของเอกสารที่เกี่ยวข้อง และการวางแผนของแต่ละขั้นตอนการทำงาน</w:t>
      </w:r>
    </w:p>
    <w:p w14:paraId="4CBC369F" w14:textId="7BC42565" w:rsidR="001A3CEC" w:rsidRDefault="009532E0" w:rsidP="009532E0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4FDC83FC" wp14:editId="18274371">
            <wp:simplePos x="0" y="0"/>
            <wp:positionH relativeFrom="column">
              <wp:posOffset>1478280</wp:posOffset>
            </wp:positionH>
            <wp:positionV relativeFrom="paragraph">
              <wp:posOffset>0</wp:posOffset>
            </wp:positionV>
            <wp:extent cx="3190875" cy="3022056"/>
            <wp:effectExtent l="0" t="0" r="0" b="6985"/>
            <wp:wrapTight wrapText="bothSides">
              <wp:wrapPolygon edited="0">
                <wp:start x="0" y="0"/>
                <wp:lineTo x="0" y="21514"/>
                <wp:lineTo x="21407" y="21514"/>
                <wp:lineTo x="21407" y="0"/>
                <wp:lineTo x="0" y="0"/>
              </wp:wrapPolygon>
            </wp:wrapTight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2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85364" w14:textId="77777777" w:rsidR="001A3CEC" w:rsidRDefault="001A3CEC" w:rsidP="001A3CEC">
      <w:pPr>
        <w:spacing w:line="240" w:lineRule="auto"/>
        <w:jc w:val="center"/>
      </w:pPr>
    </w:p>
    <w:p w14:paraId="67F4172A" w14:textId="77777777" w:rsidR="001A3CEC" w:rsidRDefault="001A3CEC" w:rsidP="001A3CEC">
      <w:pPr>
        <w:spacing w:line="240" w:lineRule="auto"/>
        <w:jc w:val="center"/>
      </w:pPr>
    </w:p>
    <w:p w14:paraId="1A299F92" w14:textId="77777777" w:rsidR="001A3CEC" w:rsidRDefault="001A3CEC" w:rsidP="001A3CEC">
      <w:pPr>
        <w:spacing w:line="240" w:lineRule="auto"/>
        <w:jc w:val="center"/>
      </w:pPr>
    </w:p>
    <w:p w14:paraId="49DB5A70" w14:textId="77777777" w:rsidR="001A3CEC" w:rsidRDefault="001A3CEC" w:rsidP="001A3CEC">
      <w:pPr>
        <w:spacing w:line="240" w:lineRule="auto"/>
        <w:jc w:val="center"/>
      </w:pPr>
    </w:p>
    <w:p w14:paraId="7F294F94" w14:textId="77777777" w:rsidR="001A3CEC" w:rsidRDefault="001A3CEC" w:rsidP="001A3CEC">
      <w:pPr>
        <w:spacing w:line="240" w:lineRule="auto"/>
        <w:jc w:val="center"/>
      </w:pPr>
    </w:p>
    <w:p w14:paraId="6EDED93F" w14:textId="77777777" w:rsidR="001A3CEC" w:rsidRDefault="001A3CEC" w:rsidP="001A3CEC">
      <w:pPr>
        <w:spacing w:line="240" w:lineRule="auto"/>
        <w:jc w:val="center"/>
      </w:pPr>
    </w:p>
    <w:p w14:paraId="76414915" w14:textId="77777777" w:rsidR="001A3CEC" w:rsidRDefault="001A3CEC" w:rsidP="001A3CEC">
      <w:pPr>
        <w:spacing w:line="240" w:lineRule="auto"/>
        <w:jc w:val="center"/>
      </w:pPr>
    </w:p>
    <w:p w14:paraId="419DACEE" w14:textId="25479604" w:rsidR="001A3CEC" w:rsidRDefault="001A3CEC" w:rsidP="001A3CEC">
      <w:pPr>
        <w:spacing w:line="240" w:lineRule="auto"/>
        <w:jc w:val="center"/>
      </w:pPr>
    </w:p>
    <w:p w14:paraId="6EAFDFC8" w14:textId="5DA89F60" w:rsidR="009532E0" w:rsidRPr="00CC2BCD" w:rsidRDefault="00CC2BCD" w:rsidP="00CC2BCD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>แบบฟอร์มเปลี่ยนแปลงกระบวนการทำงาน (</w:t>
      </w:r>
      <w:r w:rsidRPr="00CC2BCD">
        <w:rPr>
          <w:i w:val="0"/>
          <w:iCs w:val="0"/>
          <w:color w:val="auto"/>
          <w:sz w:val="32"/>
          <w:szCs w:val="32"/>
        </w:rPr>
        <w:t>PCR form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>)ในส่วนของระบุคนอนุมัติภายในแผนกและแผนกที่เกี่ยวข้อง</w:t>
      </w:r>
    </w:p>
    <w:p w14:paraId="6F6063EB" w14:textId="77777777" w:rsidR="001A3CEC" w:rsidRDefault="001A3CEC" w:rsidP="001A3CEC">
      <w:pPr>
        <w:spacing w:line="240" w:lineRule="auto"/>
        <w:ind w:left="720" w:firstLine="720"/>
      </w:pPr>
      <w:r>
        <w:rPr>
          <w:rFonts w:hint="cs"/>
          <w:cs/>
        </w:rPr>
        <w:lastRenderedPageBreak/>
        <w:t xml:space="preserve">1.2.แบบฟอร์มการอนุมัติในส่วนงานของ </w:t>
      </w:r>
      <w:r>
        <w:t xml:space="preserve">BKD </w:t>
      </w:r>
      <w:r>
        <w:rPr>
          <w:rFonts w:hint="cs"/>
          <w:cs/>
        </w:rPr>
        <w:t>(</w:t>
      </w:r>
      <w:r>
        <w:t>BKD form</w:t>
      </w:r>
      <w:r>
        <w:rPr>
          <w:rFonts w:hint="cs"/>
          <w:cs/>
        </w:rPr>
        <w:t>)</w:t>
      </w:r>
    </w:p>
    <w:p w14:paraId="5FE62954" w14:textId="77777777" w:rsidR="001A3CEC" w:rsidRDefault="001A3CEC" w:rsidP="001A3CEC">
      <w:pPr>
        <w:spacing w:line="240" w:lineRule="auto"/>
        <w:ind w:left="720" w:firstLine="720"/>
      </w:pPr>
      <w:r>
        <w:rPr>
          <w:cs/>
        </w:rPr>
        <w:t xml:space="preserve">     </w:t>
      </w:r>
      <w:r>
        <w:rPr>
          <w:rFonts w:hint="cs"/>
          <w:cs/>
        </w:rPr>
        <w:t xml:space="preserve">เป็นแบบฟอร์มของส่วนงาน </w:t>
      </w:r>
      <w:r>
        <w:t xml:space="preserve">BKD </w:t>
      </w:r>
      <w:r>
        <w:rPr>
          <w:rFonts w:hint="cs"/>
          <w:cs/>
        </w:rPr>
        <w:t xml:space="preserve">ซึ่งจะใช้ประกอบการอนุมัติของส่วนงาน </w:t>
      </w:r>
      <w:r>
        <w:t xml:space="preserve">BKD </w:t>
      </w:r>
      <w:r>
        <w:rPr>
          <w:rFonts w:hint="cs"/>
          <w:cs/>
        </w:rPr>
        <w:t xml:space="preserve">ซึ่งจะแสดงรายละเอียดดังภาพที่ </w:t>
      </w:r>
      <w:r>
        <w:t>2</w:t>
      </w:r>
      <w:r>
        <w:rPr>
          <w:cs/>
        </w:rPr>
        <w:t>-</w:t>
      </w:r>
      <w:r>
        <w:t>2</w:t>
      </w:r>
    </w:p>
    <w:p w14:paraId="1BCC5834" w14:textId="77777777" w:rsidR="001A3CEC" w:rsidRDefault="001A3CEC" w:rsidP="001A3CEC">
      <w:pPr>
        <w:spacing w:line="240" w:lineRule="auto"/>
        <w:ind w:left="720" w:firstLine="720"/>
      </w:pPr>
      <w:r>
        <w:rPr>
          <w:noProof/>
        </w:rPr>
        <w:drawing>
          <wp:anchor distT="0" distB="0" distL="114300" distR="114300" simplePos="0" relativeHeight="251618304" behindDoc="1" locked="0" layoutInCell="1" allowOverlap="1" wp14:anchorId="0F7A0870" wp14:editId="35530E95">
            <wp:simplePos x="0" y="0"/>
            <wp:positionH relativeFrom="margin">
              <wp:posOffset>1514475</wp:posOffset>
            </wp:positionH>
            <wp:positionV relativeFrom="paragraph">
              <wp:posOffset>29845</wp:posOffset>
            </wp:positionV>
            <wp:extent cx="3162300" cy="1979930"/>
            <wp:effectExtent l="19050" t="19050" r="19050" b="20320"/>
            <wp:wrapTight wrapText="bothSides">
              <wp:wrapPolygon edited="0">
                <wp:start x="-130" y="-208"/>
                <wp:lineTo x="-130" y="21614"/>
                <wp:lineTo x="21600" y="21614"/>
                <wp:lineTo x="21600" y="-208"/>
                <wp:lineTo x="-130" y="-208"/>
              </wp:wrapPolygon>
            </wp:wrapTight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" t="16006" r="2719" b="27972"/>
                    <a:stretch/>
                  </pic:blipFill>
                  <pic:spPr bwMode="auto">
                    <a:xfrm>
                      <a:off x="0" y="0"/>
                      <a:ext cx="3162300" cy="19799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090D2" w14:textId="77777777" w:rsidR="001A3CEC" w:rsidRDefault="001A3CEC" w:rsidP="001A3CEC">
      <w:pPr>
        <w:spacing w:line="240" w:lineRule="auto"/>
        <w:ind w:left="720" w:firstLine="720"/>
      </w:pPr>
    </w:p>
    <w:p w14:paraId="58A0782B" w14:textId="77777777" w:rsidR="001A3CEC" w:rsidRDefault="001A3CEC" w:rsidP="001A3CEC">
      <w:pPr>
        <w:spacing w:line="240" w:lineRule="auto"/>
        <w:ind w:left="720" w:firstLine="720"/>
      </w:pPr>
    </w:p>
    <w:p w14:paraId="1F2EE616" w14:textId="77777777" w:rsidR="001A3CEC" w:rsidRDefault="001A3CEC" w:rsidP="001A3CEC">
      <w:pPr>
        <w:spacing w:line="240" w:lineRule="auto"/>
        <w:ind w:left="720" w:firstLine="720"/>
      </w:pPr>
    </w:p>
    <w:p w14:paraId="653D9303" w14:textId="77777777" w:rsidR="001A3CEC" w:rsidRDefault="001A3CEC" w:rsidP="001A3CEC">
      <w:pPr>
        <w:spacing w:line="240" w:lineRule="auto"/>
        <w:ind w:left="720" w:firstLine="720"/>
      </w:pPr>
    </w:p>
    <w:p w14:paraId="063DBCB3" w14:textId="77777777" w:rsidR="001A3CEC" w:rsidRDefault="001A3CEC" w:rsidP="001A3CEC">
      <w:pPr>
        <w:spacing w:line="240" w:lineRule="auto"/>
      </w:pPr>
    </w:p>
    <w:p w14:paraId="767A0A1F" w14:textId="64C6954E" w:rsidR="00CC2BCD" w:rsidRPr="00CC2BCD" w:rsidRDefault="00CC2BCD" w:rsidP="00CC2BCD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 xml:space="preserve">แบบฟอร์มการอนุมัติในส่วนงานของ </w:t>
      </w:r>
      <w:r w:rsidRPr="00CC2BCD">
        <w:rPr>
          <w:i w:val="0"/>
          <w:iCs w:val="0"/>
          <w:color w:val="auto"/>
          <w:sz w:val="32"/>
          <w:szCs w:val="32"/>
        </w:rPr>
        <w:t xml:space="preserve">BKD 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>(</w:t>
      </w:r>
      <w:r w:rsidRPr="00CC2BCD">
        <w:rPr>
          <w:i w:val="0"/>
          <w:iCs w:val="0"/>
          <w:color w:val="auto"/>
          <w:sz w:val="32"/>
          <w:szCs w:val="32"/>
        </w:rPr>
        <w:t>BKD form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>)</w:t>
      </w:r>
    </w:p>
    <w:p w14:paraId="14DDEDF4" w14:textId="77777777" w:rsidR="001A3CEC" w:rsidRDefault="001A3CEC" w:rsidP="001A3CEC">
      <w:pPr>
        <w:spacing w:line="240" w:lineRule="auto"/>
        <w:ind w:left="720" w:firstLine="720"/>
        <w:jc w:val="both"/>
      </w:pPr>
      <w:r>
        <w:rPr>
          <w:rFonts w:hint="cs"/>
          <w:cs/>
        </w:rPr>
        <w:t>1.</w:t>
      </w:r>
      <w:r>
        <w:t>3</w:t>
      </w:r>
      <w:r>
        <w:rPr>
          <w:cs/>
        </w:rPr>
        <w:t xml:space="preserve">. </w:t>
      </w:r>
      <w:r>
        <w:rPr>
          <w:rFonts w:hint="cs"/>
          <w:cs/>
        </w:rPr>
        <w:t xml:space="preserve">แบบฟอร์มการอนุมัติในส่วนงาน </w:t>
      </w:r>
      <w:r>
        <w:t xml:space="preserve">QAP </w:t>
      </w:r>
      <w:r>
        <w:rPr>
          <w:rFonts w:hint="cs"/>
          <w:cs/>
        </w:rPr>
        <w:t>(</w:t>
      </w:r>
      <w:r>
        <w:t>QAP form</w:t>
      </w:r>
      <w:r>
        <w:rPr>
          <w:rFonts w:hint="cs"/>
          <w:cs/>
        </w:rPr>
        <w:t>)</w:t>
      </w:r>
    </w:p>
    <w:p w14:paraId="20FE56F9" w14:textId="77777777" w:rsidR="001A3CEC" w:rsidRDefault="001A3CEC" w:rsidP="001A3CEC">
      <w:pPr>
        <w:spacing w:line="240" w:lineRule="auto"/>
        <w:ind w:left="720" w:firstLine="720"/>
      </w:pPr>
      <w:r>
        <w:rPr>
          <w:cs/>
        </w:rPr>
        <w:t xml:space="preserve">      </w:t>
      </w:r>
      <w:r>
        <w:rPr>
          <w:rFonts w:hint="cs"/>
          <w:cs/>
        </w:rPr>
        <w:t xml:space="preserve">เป็นแบบฟอร์มของส่วนงาน </w:t>
      </w:r>
      <w:r>
        <w:t xml:space="preserve">QAP </w:t>
      </w:r>
      <w:r>
        <w:rPr>
          <w:rFonts w:hint="cs"/>
          <w:cs/>
        </w:rPr>
        <w:t xml:space="preserve">ซึ่งจะใช้ประกอบการอนุมัติของส่วนงาน </w:t>
      </w:r>
      <w:r>
        <w:t xml:space="preserve">QAP </w:t>
      </w:r>
      <w:r>
        <w:rPr>
          <w:rFonts w:hint="cs"/>
          <w:cs/>
        </w:rPr>
        <w:t xml:space="preserve">ซึ่งจะแสดงรายละเอียดดังภาพที่ </w:t>
      </w:r>
      <w:r>
        <w:t>2</w:t>
      </w:r>
      <w:r>
        <w:rPr>
          <w:cs/>
        </w:rPr>
        <w:t>-</w:t>
      </w:r>
      <w:r>
        <w:t>3</w:t>
      </w:r>
    </w:p>
    <w:p w14:paraId="585B642D" w14:textId="77777777" w:rsidR="001A3CEC" w:rsidRDefault="001A3CEC" w:rsidP="001A3CEC">
      <w:pPr>
        <w:spacing w:line="240" w:lineRule="auto"/>
        <w:ind w:left="720" w:firstLine="720"/>
      </w:pPr>
      <w:r>
        <w:rPr>
          <w:noProof/>
        </w:rPr>
        <w:drawing>
          <wp:anchor distT="0" distB="0" distL="114300" distR="114300" simplePos="0" relativeHeight="251615232" behindDoc="1" locked="0" layoutInCell="1" allowOverlap="1" wp14:anchorId="0A73C1BF" wp14:editId="4E633D60">
            <wp:simplePos x="0" y="0"/>
            <wp:positionH relativeFrom="column">
              <wp:posOffset>1447800</wp:posOffset>
            </wp:positionH>
            <wp:positionV relativeFrom="paragraph">
              <wp:posOffset>19050</wp:posOffset>
            </wp:positionV>
            <wp:extent cx="3438525" cy="3282868"/>
            <wp:effectExtent l="0" t="0" r="0" b="0"/>
            <wp:wrapTight wrapText="bothSides">
              <wp:wrapPolygon edited="0">
                <wp:start x="0" y="0"/>
                <wp:lineTo x="0" y="21437"/>
                <wp:lineTo x="21420" y="21437"/>
                <wp:lineTo x="21420" y="0"/>
                <wp:lineTo x="0" y="0"/>
              </wp:wrapPolygon>
            </wp:wrapTight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EE465" w14:textId="77777777" w:rsidR="001A3CEC" w:rsidRDefault="001A3CEC" w:rsidP="001A3CEC">
      <w:pPr>
        <w:spacing w:line="240" w:lineRule="auto"/>
        <w:ind w:left="720" w:firstLine="720"/>
      </w:pPr>
    </w:p>
    <w:p w14:paraId="4D2CCC8F" w14:textId="77777777" w:rsidR="001A3CEC" w:rsidRDefault="001A3CEC" w:rsidP="001A3CEC">
      <w:pPr>
        <w:spacing w:line="240" w:lineRule="auto"/>
        <w:ind w:left="720" w:firstLine="720"/>
      </w:pPr>
    </w:p>
    <w:p w14:paraId="4AB069EF" w14:textId="77777777" w:rsidR="001A3CEC" w:rsidRDefault="001A3CEC" w:rsidP="001A3CEC">
      <w:pPr>
        <w:spacing w:line="240" w:lineRule="auto"/>
        <w:ind w:left="720" w:firstLine="720"/>
      </w:pPr>
    </w:p>
    <w:p w14:paraId="6CDCC373" w14:textId="77777777" w:rsidR="001A3CEC" w:rsidRDefault="001A3CEC" w:rsidP="001A3CEC">
      <w:pPr>
        <w:spacing w:line="240" w:lineRule="auto"/>
        <w:ind w:left="720" w:firstLine="720"/>
      </w:pPr>
    </w:p>
    <w:p w14:paraId="6C42F382" w14:textId="77777777" w:rsidR="001A3CEC" w:rsidRDefault="001A3CEC" w:rsidP="001A3CEC">
      <w:pPr>
        <w:spacing w:line="240" w:lineRule="auto"/>
        <w:ind w:left="720" w:firstLine="720"/>
      </w:pPr>
    </w:p>
    <w:p w14:paraId="5F84AF3F" w14:textId="77777777" w:rsidR="001A3CEC" w:rsidRDefault="001A3CEC" w:rsidP="001A3CEC">
      <w:pPr>
        <w:spacing w:line="240" w:lineRule="auto"/>
        <w:ind w:left="720" w:firstLine="720"/>
      </w:pPr>
    </w:p>
    <w:p w14:paraId="0043E8D2" w14:textId="77777777" w:rsidR="001A3CEC" w:rsidRDefault="001A3CEC" w:rsidP="001A3CEC">
      <w:pPr>
        <w:spacing w:line="240" w:lineRule="auto"/>
        <w:ind w:left="720" w:firstLine="720"/>
      </w:pPr>
    </w:p>
    <w:p w14:paraId="4847671A" w14:textId="77777777" w:rsidR="001A3CEC" w:rsidRDefault="001A3CEC" w:rsidP="001A3CEC">
      <w:pPr>
        <w:spacing w:line="240" w:lineRule="auto"/>
        <w:ind w:left="720" w:firstLine="720"/>
      </w:pPr>
      <w:r>
        <w:rPr>
          <w:cs/>
        </w:rPr>
        <w:tab/>
      </w:r>
    </w:p>
    <w:p w14:paraId="16F6FB22" w14:textId="75E128F0" w:rsidR="00CC2BCD" w:rsidRDefault="00CC2BCD" w:rsidP="00CC2BCD">
      <w:pPr>
        <w:spacing w:line="240" w:lineRule="auto"/>
      </w:pPr>
    </w:p>
    <w:p w14:paraId="1C0D065E" w14:textId="7FA7CEED" w:rsidR="00CC2BCD" w:rsidRPr="00CC2BCD" w:rsidRDefault="00CC2BCD" w:rsidP="00CC2BCD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5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 xml:space="preserve">แบบฟอร์มการอนุมัติในส่วนงานของ </w:t>
      </w:r>
      <w:r w:rsidRPr="00CC2BCD">
        <w:rPr>
          <w:i w:val="0"/>
          <w:iCs w:val="0"/>
          <w:color w:val="auto"/>
          <w:sz w:val="32"/>
          <w:szCs w:val="32"/>
        </w:rPr>
        <w:t xml:space="preserve">QAP 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>(</w:t>
      </w:r>
      <w:r w:rsidRPr="00CC2BCD">
        <w:rPr>
          <w:i w:val="0"/>
          <w:iCs w:val="0"/>
          <w:color w:val="auto"/>
          <w:sz w:val="32"/>
          <w:szCs w:val="32"/>
        </w:rPr>
        <w:t>QAP form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>)</w:t>
      </w:r>
    </w:p>
    <w:p w14:paraId="73E173A1" w14:textId="77777777" w:rsidR="00CC2BCD" w:rsidRDefault="00CC2BCD" w:rsidP="001A3CEC">
      <w:pPr>
        <w:spacing w:line="240" w:lineRule="auto"/>
        <w:ind w:left="720" w:firstLine="720"/>
      </w:pPr>
    </w:p>
    <w:p w14:paraId="01569356" w14:textId="77777777" w:rsidR="001A3CEC" w:rsidRDefault="001A3CEC" w:rsidP="001A3CEC">
      <w:pPr>
        <w:spacing w:line="240" w:lineRule="auto"/>
        <w:ind w:left="720" w:firstLine="720"/>
      </w:pPr>
      <w:r>
        <w:rPr>
          <w:rFonts w:hint="cs"/>
          <w:cs/>
        </w:rPr>
        <w:lastRenderedPageBreak/>
        <w:t>1.4</w:t>
      </w:r>
      <w:r>
        <w:rPr>
          <w:cs/>
        </w:rPr>
        <w:t>.</w:t>
      </w:r>
      <w:r>
        <w:rPr>
          <w:rFonts w:hint="cs"/>
          <w:cs/>
        </w:rPr>
        <w:t>แบบฟอร์มรายละเอียดข้อมูลเปลี่ยนแปลงกระบวนการทำงาน (</w:t>
      </w:r>
      <w:r>
        <w:t>Annual plan form</w:t>
      </w:r>
      <w:r>
        <w:rPr>
          <w:rFonts w:hint="cs"/>
          <w:cs/>
        </w:rPr>
        <w:t>)</w:t>
      </w:r>
    </w:p>
    <w:p w14:paraId="715EEB5C" w14:textId="77777777" w:rsidR="001A3CEC" w:rsidRDefault="001A3CEC" w:rsidP="001A3CEC">
      <w:pPr>
        <w:spacing w:line="240" w:lineRule="auto"/>
        <w:ind w:firstLine="720"/>
      </w:pPr>
      <w:r>
        <w:rPr>
          <w:cs/>
        </w:rPr>
        <w:tab/>
      </w:r>
      <w:r>
        <w:rPr>
          <w:rFonts w:hint="cs"/>
          <w:cs/>
        </w:rPr>
        <w:t xml:space="preserve">     เป็นแบบฟอร์มแสดงรายละเอียดของข้อมูลในการเปลี่ยนแปลงกระบวนการทำงานซึ่งใช้ควบคู่กับแบบฟอร์มเปลี่ยนแปลงกระบวนการทำงาน (</w:t>
      </w:r>
      <w:r>
        <w:t>PCR form</w:t>
      </w:r>
      <w:r>
        <w:rPr>
          <w:rFonts w:hint="cs"/>
          <w:cs/>
        </w:rPr>
        <w:t>)</w:t>
      </w:r>
      <w:r>
        <w:rPr>
          <w:cs/>
        </w:rPr>
        <w:t xml:space="preserve"> </w:t>
      </w:r>
      <w:r>
        <w:rPr>
          <w:rFonts w:hint="cs"/>
          <w:cs/>
        </w:rPr>
        <w:t>ซึ่งจะแสดงรายละเอียดดังภาพที่ 2-4</w:t>
      </w:r>
    </w:p>
    <w:p w14:paraId="61780D33" w14:textId="77777777" w:rsidR="001A3CEC" w:rsidRDefault="001A3CEC" w:rsidP="001A3CEC">
      <w:pPr>
        <w:spacing w:line="240" w:lineRule="auto"/>
        <w:ind w:firstLine="720"/>
      </w:pPr>
      <w:r>
        <w:rPr>
          <w:noProof/>
        </w:rPr>
        <w:drawing>
          <wp:anchor distT="0" distB="0" distL="114300" distR="114300" simplePos="0" relativeHeight="251621376" behindDoc="1" locked="0" layoutInCell="1" allowOverlap="1" wp14:anchorId="44774610" wp14:editId="50365E25">
            <wp:simplePos x="0" y="0"/>
            <wp:positionH relativeFrom="margin">
              <wp:posOffset>1259205</wp:posOffset>
            </wp:positionH>
            <wp:positionV relativeFrom="paragraph">
              <wp:posOffset>10795</wp:posOffset>
            </wp:positionV>
            <wp:extent cx="3538220" cy="3194050"/>
            <wp:effectExtent l="0" t="0" r="5080" b="6350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F4EBE" w14:textId="77777777" w:rsidR="001A3CEC" w:rsidRDefault="001A3CEC" w:rsidP="001A3CEC">
      <w:pPr>
        <w:spacing w:line="240" w:lineRule="auto"/>
        <w:ind w:firstLine="720"/>
      </w:pPr>
    </w:p>
    <w:p w14:paraId="5B9CBA78" w14:textId="77777777" w:rsidR="001A3CEC" w:rsidRDefault="001A3CEC" w:rsidP="001A3CEC">
      <w:pPr>
        <w:spacing w:line="240" w:lineRule="auto"/>
        <w:ind w:firstLine="720"/>
      </w:pPr>
    </w:p>
    <w:p w14:paraId="26AA7991" w14:textId="77777777" w:rsidR="001A3CEC" w:rsidRDefault="001A3CEC" w:rsidP="001A3CEC">
      <w:pPr>
        <w:spacing w:line="240" w:lineRule="auto"/>
        <w:ind w:firstLine="720"/>
      </w:pPr>
    </w:p>
    <w:p w14:paraId="75067FB2" w14:textId="77777777" w:rsidR="001A3CEC" w:rsidRDefault="001A3CEC" w:rsidP="001A3CEC">
      <w:pPr>
        <w:spacing w:line="240" w:lineRule="auto"/>
        <w:ind w:firstLine="720"/>
      </w:pPr>
    </w:p>
    <w:p w14:paraId="155DCF92" w14:textId="77777777" w:rsidR="001A3CEC" w:rsidRDefault="001A3CEC" w:rsidP="001A3CEC">
      <w:pPr>
        <w:spacing w:line="240" w:lineRule="auto"/>
        <w:ind w:firstLine="720"/>
      </w:pPr>
    </w:p>
    <w:p w14:paraId="4AF0C9EA" w14:textId="77777777" w:rsidR="001A3CEC" w:rsidRDefault="001A3CEC" w:rsidP="001A3CEC">
      <w:pPr>
        <w:spacing w:line="240" w:lineRule="auto"/>
      </w:pPr>
    </w:p>
    <w:p w14:paraId="0B200EE5" w14:textId="77777777" w:rsidR="00CC2BCD" w:rsidRDefault="001A3CEC" w:rsidP="00CC2BCD">
      <w:pPr>
        <w:pStyle w:val="Caption"/>
        <w:jc w:val="center"/>
      </w:pPr>
      <w:r>
        <w:tab/>
      </w:r>
    </w:p>
    <w:p w14:paraId="59BB3A23" w14:textId="77777777" w:rsidR="00CC2BCD" w:rsidRDefault="00CC2BCD" w:rsidP="00CC2BCD">
      <w:pPr>
        <w:pStyle w:val="Caption"/>
        <w:jc w:val="center"/>
      </w:pPr>
    </w:p>
    <w:p w14:paraId="0496144F" w14:textId="5F1A6AB4" w:rsidR="00CC2BCD" w:rsidRDefault="00CC2BCD" w:rsidP="00CC2BCD">
      <w:pPr>
        <w:pStyle w:val="Caption"/>
        <w:jc w:val="center"/>
      </w:pPr>
    </w:p>
    <w:p w14:paraId="13F724B4" w14:textId="1F27AF39" w:rsidR="00844B24" w:rsidRPr="00CC2BCD" w:rsidRDefault="00844B24" w:rsidP="00844B24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6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>แบบฟอร์มรายละเอียดข้อมูลเปลี่ยนแปลงกระบวนการทำงาน (</w:t>
      </w:r>
      <w:r w:rsidRPr="00CC2BCD">
        <w:rPr>
          <w:i w:val="0"/>
          <w:iCs w:val="0"/>
          <w:color w:val="auto"/>
          <w:sz w:val="32"/>
          <w:szCs w:val="32"/>
        </w:rPr>
        <w:t>Annual plan form</w:t>
      </w:r>
      <w:r w:rsidRPr="00CC2BCD">
        <w:rPr>
          <w:rFonts w:hint="cs"/>
          <w:i w:val="0"/>
          <w:iCs w:val="0"/>
          <w:color w:val="auto"/>
          <w:sz w:val="32"/>
          <w:szCs w:val="32"/>
          <w:cs/>
        </w:rPr>
        <w:t>)</w:t>
      </w:r>
    </w:p>
    <w:p w14:paraId="3D49F74A" w14:textId="77777777" w:rsidR="001A3CEC" w:rsidRDefault="001A3CEC" w:rsidP="001A3CEC">
      <w:pPr>
        <w:spacing w:line="240" w:lineRule="auto"/>
      </w:pPr>
      <w:r>
        <w:rPr>
          <w:cs/>
        </w:rPr>
        <w:tab/>
      </w:r>
      <w:r>
        <w:rPr>
          <w:rFonts w:hint="cs"/>
          <w:cs/>
        </w:rPr>
        <w:t>2.เงื่อนไขการอนุมัติการเปลี่ยนแปลงกระบวนการทำงานแบ่งออกเป็นของแต่ละส่วนงานดังนี้</w:t>
      </w:r>
    </w:p>
    <w:p w14:paraId="59A0A8F3" w14:textId="77777777" w:rsidR="001A3CEC" w:rsidRDefault="001A3CEC" w:rsidP="001A3CEC">
      <w:pPr>
        <w:spacing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2.1.ส่วนของภายในแผนกของผู้ขอเปลี่ยนเปลี่ยนกระบวนการทำงาน</w:t>
      </w:r>
    </w:p>
    <w:p w14:paraId="037E4EAB" w14:textId="7E6FD349" w:rsidR="001A3CEC" w:rsidRDefault="001A3CEC" w:rsidP="001A3CEC">
      <w:pPr>
        <w:spacing w:line="240" w:lineRule="auto"/>
      </w:pPr>
      <w:r>
        <w:tab/>
      </w:r>
      <w:r>
        <w:tab/>
      </w:r>
      <w:r>
        <w:rPr>
          <w:rFonts w:hint="cs"/>
          <w:cs/>
        </w:rPr>
        <w:t xml:space="preserve">     จากส่วนงานนี้จะมีผู้อนุมัติจำนวนตั้งแต่ 1 </w:t>
      </w:r>
      <w:r>
        <w:rPr>
          <w:cs/>
        </w:rPr>
        <w:t>–</w:t>
      </w:r>
      <w:r>
        <w:rPr>
          <w:rFonts w:hint="cs"/>
          <w:cs/>
        </w:rPr>
        <w:t xml:space="preserve"> 5 คน โดยผู้ทำการอนุมัติต้องมีตำแหน่งมากกว่าผู้ขอเปลี่ยนแปลงกระบวนการทำงาน และลำดับสุดท้ายของการอนุมัติต้องมีตำแหน่งอยู่ที่ </w:t>
      </w:r>
      <w:r w:rsidRPr="009A6F39">
        <w:t>Associate Director</w:t>
      </w:r>
      <w:r>
        <w:rPr>
          <w:cs/>
        </w:rPr>
        <w:t xml:space="preserve"> </w:t>
      </w:r>
      <w:r>
        <w:rPr>
          <w:rFonts w:hint="cs"/>
          <w:cs/>
        </w:rPr>
        <w:t>ขึ้นไป</w:t>
      </w:r>
      <w:r>
        <w:rPr>
          <w:cs/>
        </w:rPr>
        <w:t xml:space="preserve"> </w:t>
      </w:r>
      <w:r>
        <w:rPr>
          <w:rFonts w:hint="cs"/>
          <w:cs/>
        </w:rPr>
        <w:t>จะแสดงรายละเอียดล</w:t>
      </w:r>
      <w:r w:rsidR="00C31ABA">
        <w:rPr>
          <w:rFonts w:hint="cs"/>
          <w:cs/>
        </w:rPr>
        <w:t>ำดับของผู้อนุมัติดังตารางที่ 2-3</w:t>
      </w:r>
    </w:p>
    <w:p w14:paraId="34848030" w14:textId="7647C66E" w:rsidR="00C913BD" w:rsidRDefault="00C913BD" w:rsidP="00C31ABA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</w:p>
    <w:p w14:paraId="3A947182" w14:textId="77777777" w:rsidR="00C913BD" w:rsidRPr="00C913BD" w:rsidRDefault="00C913BD" w:rsidP="00C913BD">
      <w:pPr>
        <w:rPr>
          <w:highlight w:val="yellow"/>
        </w:rPr>
      </w:pPr>
    </w:p>
    <w:p w14:paraId="7A7706DF" w14:textId="77777777" w:rsidR="00C913BD" w:rsidRDefault="00C913BD" w:rsidP="00C31ABA">
      <w:pPr>
        <w:pStyle w:val="Caption"/>
        <w:rPr>
          <w:b/>
          <w:bCs/>
          <w:i w:val="0"/>
          <w:iCs w:val="0"/>
          <w:color w:val="auto"/>
          <w:sz w:val="32"/>
          <w:szCs w:val="32"/>
          <w:highlight w:val="yellow"/>
        </w:rPr>
      </w:pPr>
    </w:p>
    <w:p w14:paraId="502D1588" w14:textId="77777777" w:rsidR="00C913BD" w:rsidRDefault="00C913BD" w:rsidP="00C31ABA">
      <w:pPr>
        <w:pStyle w:val="Caption"/>
        <w:rPr>
          <w:b/>
          <w:bCs/>
          <w:i w:val="0"/>
          <w:iCs w:val="0"/>
          <w:color w:val="auto"/>
          <w:sz w:val="32"/>
          <w:szCs w:val="32"/>
          <w:highlight w:val="yellow"/>
        </w:rPr>
      </w:pPr>
    </w:p>
    <w:p w14:paraId="04378BBF" w14:textId="77777777" w:rsidR="00C913BD" w:rsidRDefault="00C913BD" w:rsidP="00C31ABA">
      <w:pPr>
        <w:pStyle w:val="Caption"/>
        <w:rPr>
          <w:b/>
          <w:bCs/>
          <w:i w:val="0"/>
          <w:iCs w:val="0"/>
          <w:color w:val="auto"/>
          <w:sz w:val="32"/>
          <w:szCs w:val="32"/>
          <w:highlight w:val="yellow"/>
        </w:rPr>
      </w:pPr>
    </w:p>
    <w:p w14:paraId="03780415" w14:textId="77777777" w:rsidR="00C913BD" w:rsidRDefault="00C913BD" w:rsidP="00C31ABA">
      <w:pPr>
        <w:pStyle w:val="Caption"/>
        <w:rPr>
          <w:b/>
          <w:bCs/>
          <w:i w:val="0"/>
          <w:iCs w:val="0"/>
          <w:color w:val="auto"/>
          <w:sz w:val="32"/>
          <w:szCs w:val="32"/>
          <w:highlight w:val="yellow"/>
        </w:rPr>
      </w:pPr>
    </w:p>
    <w:p w14:paraId="50C56328" w14:textId="0A55A086" w:rsidR="00C31ABA" w:rsidRPr="00C31ABA" w:rsidRDefault="00C913BD" w:rsidP="00C31ABA">
      <w:pPr>
        <w:pStyle w:val="Caption"/>
        <w:rPr>
          <w:b/>
          <w:bCs/>
          <w:i w:val="0"/>
          <w:iCs w:val="0"/>
          <w:color w:val="auto"/>
          <w:sz w:val="32"/>
          <w:szCs w:val="32"/>
          <w:cs/>
        </w:rPr>
      </w:pP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C31AB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แสดงรายละเอียดของผู้อนุมัติภายในแผนก</w:t>
      </w:r>
    </w:p>
    <w:tbl>
      <w:tblPr>
        <w:tblStyle w:val="TableGrid"/>
        <w:tblW w:w="9200" w:type="dxa"/>
        <w:tblLook w:val="04A0" w:firstRow="1" w:lastRow="0" w:firstColumn="1" w:lastColumn="0" w:noHBand="0" w:noVBand="1"/>
      </w:tblPr>
      <w:tblGrid>
        <w:gridCol w:w="1620"/>
        <w:gridCol w:w="1777"/>
        <w:gridCol w:w="2552"/>
        <w:gridCol w:w="1408"/>
        <w:gridCol w:w="1843"/>
      </w:tblGrid>
      <w:tr w:rsidR="001A3CEC" w14:paraId="24BCAFBB" w14:textId="77777777" w:rsidTr="00DF5178">
        <w:tc>
          <w:tcPr>
            <w:tcW w:w="1620" w:type="dxa"/>
          </w:tcPr>
          <w:p w14:paraId="34BA84DD" w14:textId="77777777" w:rsidR="001A3CEC" w:rsidRDefault="001A3CEC" w:rsidP="00DF5178">
            <w:pPr>
              <w:jc w:val="center"/>
            </w:pPr>
            <w:r>
              <w:t>Step</w:t>
            </w:r>
          </w:p>
        </w:tc>
        <w:tc>
          <w:tcPr>
            <w:tcW w:w="1777" w:type="dxa"/>
          </w:tcPr>
          <w:p w14:paraId="7287E740" w14:textId="77777777" w:rsidR="001A3CEC" w:rsidRDefault="001A3CEC" w:rsidP="00DF5178">
            <w:pPr>
              <w:jc w:val="left"/>
            </w:pPr>
            <w:r>
              <w:t>Sub detail</w:t>
            </w:r>
          </w:p>
        </w:tc>
        <w:tc>
          <w:tcPr>
            <w:tcW w:w="2552" w:type="dxa"/>
          </w:tcPr>
          <w:p w14:paraId="62BF81B4" w14:textId="77777777" w:rsidR="001A3CEC" w:rsidRDefault="001A3CEC" w:rsidP="00DF5178">
            <w:pPr>
              <w:jc w:val="center"/>
            </w:pPr>
            <w:r>
              <w:t>Position</w:t>
            </w:r>
          </w:p>
        </w:tc>
        <w:tc>
          <w:tcPr>
            <w:tcW w:w="1408" w:type="dxa"/>
          </w:tcPr>
          <w:p w14:paraId="67DFAF2E" w14:textId="77777777" w:rsidR="001A3CEC" w:rsidRDefault="001A3CEC" w:rsidP="00DF5178">
            <w:pPr>
              <w:jc w:val="center"/>
            </w:pPr>
            <w:r>
              <w:t>Priority</w:t>
            </w:r>
          </w:p>
        </w:tc>
        <w:tc>
          <w:tcPr>
            <w:tcW w:w="1843" w:type="dxa"/>
          </w:tcPr>
          <w:p w14:paraId="0B505AEB" w14:textId="77777777" w:rsidR="001A3CEC" w:rsidRDefault="001A3CEC" w:rsidP="00DF5178">
            <w:pPr>
              <w:jc w:val="center"/>
            </w:pPr>
            <w:r>
              <w:t>Remark</w:t>
            </w:r>
          </w:p>
        </w:tc>
      </w:tr>
      <w:tr w:rsidR="00C913BD" w14:paraId="0DF99559" w14:textId="77777777" w:rsidTr="00DF5178">
        <w:tc>
          <w:tcPr>
            <w:tcW w:w="1620" w:type="dxa"/>
          </w:tcPr>
          <w:p w14:paraId="02C5E899" w14:textId="1F19A0D3" w:rsidR="00C913BD" w:rsidRDefault="00C913BD" w:rsidP="00C913BD">
            <w:pPr>
              <w:jc w:val="center"/>
            </w:pPr>
            <w:r>
              <w:t>Issue</w:t>
            </w:r>
          </w:p>
        </w:tc>
        <w:tc>
          <w:tcPr>
            <w:tcW w:w="1777" w:type="dxa"/>
          </w:tcPr>
          <w:p w14:paraId="7D78E502" w14:textId="353B702E" w:rsidR="00C913BD" w:rsidRDefault="00C913BD" w:rsidP="00C913BD">
            <w:pPr>
              <w:jc w:val="left"/>
            </w:pPr>
            <w:r>
              <w:rPr>
                <w:cs/>
              </w:rPr>
              <w:t>-</w:t>
            </w:r>
          </w:p>
        </w:tc>
        <w:tc>
          <w:tcPr>
            <w:tcW w:w="2552" w:type="dxa"/>
          </w:tcPr>
          <w:p w14:paraId="21F67D1C" w14:textId="444B7106" w:rsidR="00C913BD" w:rsidRDefault="00C913BD" w:rsidP="00C913BD">
            <w:pPr>
              <w:jc w:val="center"/>
            </w:pPr>
            <w:r>
              <w:t>Staff</w:t>
            </w:r>
            <w:r>
              <w:rPr>
                <w:cs/>
              </w:rPr>
              <w:t>-</w:t>
            </w:r>
            <w:r>
              <w:t>Sr</w:t>
            </w:r>
            <w:r>
              <w:rPr>
                <w:cs/>
              </w:rPr>
              <w:t>.</w:t>
            </w:r>
            <w:r>
              <w:t>Staff</w:t>
            </w:r>
          </w:p>
        </w:tc>
        <w:tc>
          <w:tcPr>
            <w:tcW w:w="1408" w:type="dxa"/>
          </w:tcPr>
          <w:p w14:paraId="082A5DA3" w14:textId="1D3BC4A1" w:rsidR="00C913BD" w:rsidRDefault="00C913BD" w:rsidP="00C913BD">
            <w:pPr>
              <w:jc w:val="center"/>
            </w:pPr>
            <w:r>
              <w:t>Must</w:t>
            </w:r>
          </w:p>
        </w:tc>
        <w:tc>
          <w:tcPr>
            <w:tcW w:w="1843" w:type="dxa"/>
          </w:tcPr>
          <w:p w14:paraId="5C56EE1C" w14:textId="18F318FA" w:rsidR="00C913BD" w:rsidRDefault="00C913BD" w:rsidP="00C913BD">
            <w:pPr>
              <w:jc w:val="center"/>
            </w:pPr>
            <w:r>
              <w:t>1 person</w:t>
            </w:r>
          </w:p>
        </w:tc>
      </w:tr>
      <w:tr w:rsidR="00C913BD" w14:paraId="1C808ABB" w14:textId="77777777" w:rsidTr="00DF5178">
        <w:tc>
          <w:tcPr>
            <w:tcW w:w="1620" w:type="dxa"/>
            <w:vMerge w:val="restart"/>
          </w:tcPr>
          <w:p w14:paraId="6DECBB09" w14:textId="77777777" w:rsidR="00C913BD" w:rsidRDefault="00C913BD" w:rsidP="00DF5178">
            <w:pPr>
              <w:jc w:val="center"/>
            </w:pPr>
            <w:r>
              <w:t>Check</w:t>
            </w:r>
          </w:p>
          <w:p w14:paraId="4C070B23" w14:textId="77777777" w:rsidR="00C913BD" w:rsidRDefault="00C913BD" w:rsidP="00DF5178">
            <w:pPr>
              <w:jc w:val="center"/>
            </w:pPr>
          </w:p>
        </w:tc>
        <w:tc>
          <w:tcPr>
            <w:tcW w:w="1777" w:type="dxa"/>
          </w:tcPr>
          <w:p w14:paraId="45431010" w14:textId="2580E6E5" w:rsidR="00C913BD" w:rsidRDefault="00C913BD" w:rsidP="00C913BD">
            <w:pPr>
              <w:jc w:val="left"/>
            </w:pPr>
            <w:r w:rsidRPr="003F2658">
              <w:t>Check</w:t>
            </w:r>
            <w:r w:rsidRPr="003F2658">
              <w:rPr>
                <w:cs/>
              </w:rPr>
              <w:t>-</w:t>
            </w:r>
            <w:r w:rsidRPr="003F2658">
              <w:t>1</w:t>
            </w:r>
          </w:p>
        </w:tc>
        <w:tc>
          <w:tcPr>
            <w:tcW w:w="2552" w:type="dxa"/>
          </w:tcPr>
          <w:p w14:paraId="5D26B761" w14:textId="77777777" w:rsidR="00C913BD" w:rsidRPr="003F2658" w:rsidRDefault="00C913BD" w:rsidP="00C913BD">
            <w:pPr>
              <w:jc w:val="center"/>
            </w:pPr>
            <w:r w:rsidRPr="003F2658">
              <w:t>Sr</w:t>
            </w:r>
            <w:r w:rsidRPr="003F2658">
              <w:rPr>
                <w:cs/>
              </w:rPr>
              <w:t>.</w:t>
            </w:r>
            <w:r w:rsidRPr="003F2658">
              <w:t>Staff</w:t>
            </w:r>
            <w:r w:rsidRPr="003F2658">
              <w:rPr>
                <w:cs/>
              </w:rPr>
              <w:t xml:space="preserve"> - </w:t>
            </w:r>
            <w:r w:rsidRPr="003F2658">
              <w:t>GM</w:t>
            </w:r>
          </w:p>
          <w:p w14:paraId="38CC0131" w14:textId="3155FC6D" w:rsidR="00C913BD" w:rsidRDefault="00C913BD" w:rsidP="00C913BD">
            <w:pPr>
              <w:jc w:val="center"/>
            </w:pPr>
            <w:r w:rsidRPr="003F2658">
              <w:rPr>
                <w:cs/>
              </w:rPr>
              <w:t>(</w:t>
            </w:r>
            <w:r w:rsidRPr="003F2658">
              <w:t>Sr</w:t>
            </w:r>
            <w:r w:rsidRPr="003F2658">
              <w:rPr>
                <w:cs/>
              </w:rPr>
              <w:t>.</w:t>
            </w:r>
            <w:r w:rsidRPr="003F2658">
              <w:t>Staff</w:t>
            </w:r>
            <w:r w:rsidRPr="003F2658">
              <w:rPr>
                <w:cs/>
              </w:rPr>
              <w:t>)</w:t>
            </w:r>
          </w:p>
        </w:tc>
        <w:tc>
          <w:tcPr>
            <w:tcW w:w="1408" w:type="dxa"/>
          </w:tcPr>
          <w:p w14:paraId="0556844E" w14:textId="7F7A1A5A" w:rsidR="00C913BD" w:rsidRDefault="00C913BD" w:rsidP="00C913BD">
            <w:pPr>
              <w:jc w:val="center"/>
            </w:pPr>
            <w:r>
              <w:t>Must</w:t>
            </w:r>
          </w:p>
        </w:tc>
        <w:tc>
          <w:tcPr>
            <w:tcW w:w="1843" w:type="dxa"/>
            <w:vMerge w:val="restart"/>
          </w:tcPr>
          <w:p w14:paraId="69D08D83" w14:textId="77777777" w:rsidR="00C913BD" w:rsidRPr="00042E56" w:rsidRDefault="00C913BD" w:rsidP="00DF5178">
            <w:pPr>
              <w:jc w:val="center"/>
            </w:pPr>
            <w:r w:rsidRPr="00042E56">
              <w:t xml:space="preserve">Min </w:t>
            </w:r>
            <w:r w:rsidRPr="00042E56">
              <w:rPr>
                <w:cs/>
              </w:rPr>
              <w:t>=</w:t>
            </w:r>
            <w:r w:rsidRPr="00042E56">
              <w:t>2</w:t>
            </w:r>
          </w:p>
          <w:p w14:paraId="00D1DBD8" w14:textId="77777777" w:rsidR="00C913BD" w:rsidRPr="00042E56" w:rsidRDefault="00C913BD" w:rsidP="00DF5178">
            <w:pPr>
              <w:jc w:val="center"/>
            </w:pPr>
            <w:r w:rsidRPr="00042E56">
              <w:t>Max</w:t>
            </w:r>
            <w:r w:rsidRPr="00042E56">
              <w:rPr>
                <w:cs/>
              </w:rPr>
              <w:t>=</w:t>
            </w:r>
            <w:r w:rsidRPr="00042E56">
              <w:t>5</w:t>
            </w:r>
          </w:p>
          <w:p w14:paraId="631E4D18" w14:textId="0DEBAD9C" w:rsidR="00C913BD" w:rsidRDefault="00C913BD" w:rsidP="00DF5178">
            <w:pPr>
              <w:jc w:val="center"/>
            </w:pPr>
            <w:r w:rsidRPr="00042E56">
              <w:t>Checker</w:t>
            </w:r>
          </w:p>
        </w:tc>
      </w:tr>
      <w:tr w:rsidR="00C913BD" w14:paraId="02E5B97E" w14:textId="77777777" w:rsidTr="00DF5178">
        <w:tc>
          <w:tcPr>
            <w:tcW w:w="1620" w:type="dxa"/>
            <w:vMerge/>
          </w:tcPr>
          <w:p w14:paraId="7A4F97D1" w14:textId="77777777" w:rsidR="00C913BD" w:rsidRDefault="00C913BD" w:rsidP="00DF5178">
            <w:pPr>
              <w:jc w:val="center"/>
            </w:pPr>
          </w:p>
        </w:tc>
        <w:tc>
          <w:tcPr>
            <w:tcW w:w="1777" w:type="dxa"/>
          </w:tcPr>
          <w:p w14:paraId="5A802D80" w14:textId="0186344D" w:rsidR="00C913BD" w:rsidRDefault="00C913BD" w:rsidP="00C913BD">
            <w:pPr>
              <w:jc w:val="left"/>
            </w:pPr>
            <w:r w:rsidRPr="003F2658">
              <w:t>Check</w:t>
            </w:r>
            <w:r w:rsidRPr="003F2658">
              <w:rPr>
                <w:cs/>
              </w:rPr>
              <w:t>-</w:t>
            </w:r>
            <w:r w:rsidRPr="003F2658">
              <w:t>2</w:t>
            </w:r>
          </w:p>
        </w:tc>
        <w:tc>
          <w:tcPr>
            <w:tcW w:w="2552" w:type="dxa"/>
          </w:tcPr>
          <w:p w14:paraId="025E7C05" w14:textId="1491141D" w:rsidR="00C913BD" w:rsidRDefault="00C913BD" w:rsidP="00C913BD">
            <w:pPr>
              <w:jc w:val="center"/>
            </w:pPr>
            <w:r w:rsidRPr="0053141C">
              <w:t>AM</w:t>
            </w:r>
            <w:r w:rsidRPr="0053141C">
              <w:rPr>
                <w:cs/>
              </w:rPr>
              <w:t>-</w:t>
            </w:r>
            <w:r w:rsidRPr="0053141C">
              <w:t>GM</w:t>
            </w:r>
            <w:r>
              <w:rPr>
                <w:cs/>
              </w:rPr>
              <w:t xml:space="preserve"> </w:t>
            </w:r>
            <w:r w:rsidRPr="0053141C">
              <w:rPr>
                <w:cs/>
              </w:rPr>
              <w:t>(</w:t>
            </w:r>
            <w:r w:rsidRPr="0053141C">
              <w:t>AM</w:t>
            </w:r>
            <w:r w:rsidRPr="0053141C">
              <w:rPr>
                <w:cs/>
              </w:rPr>
              <w:t>)</w:t>
            </w:r>
          </w:p>
        </w:tc>
        <w:tc>
          <w:tcPr>
            <w:tcW w:w="1408" w:type="dxa"/>
          </w:tcPr>
          <w:p w14:paraId="7DC86A3C" w14:textId="1CBD6179" w:rsidR="00C913BD" w:rsidRDefault="00C913BD" w:rsidP="00C913BD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  <w:vMerge/>
          </w:tcPr>
          <w:p w14:paraId="0CA07644" w14:textId="3A9B1064" w:rsidR="00C913BD" w:rsidRDefault="00C913BD" w:rsidP="00DF5178">
            <w:pPr>
              <w:jc w:val="center"/>
            </w:pPr>
          </w:p>
        </w:tc>
      </w:tr>
      <w:tr w:rsidR="00C913BD" w14:paraId="6DE1A810" w14:textId="77777777" w:rsidTr="00DF5178">
        <w:tc>
          <w:tcPr>
            <w:tcW w:w="1620" w:type="dxa"/>
            <w:vMerge/>
          </w:tcPr>
          <w:p w14:paraId="274C667A" w14:textId="77777777" w:rsidR="00C913BD" w:rsidRDefault="00C913BD" w:rsidP="00DF5178">
            <w:pPr>
              <w:jc w:val="center"/>
            </w:pPr>
          </w:p>
        </w:tc>
        <w:tc>
          <w:tcPr>
            <w:tcW w:w="1777" w:type="dxa"/>
          </w:tcPr>
          <w:p w14:paraId="390410B1" w14:textId="3B0BC6D3" w:rsidR="00C913BD" w:rsidRDefault="00C913BD" w:rsidP="00252AFD">
            <w:pPr>
              <w:jc w:val="center"/>
            </w:pPr>
            <w:r w:rsidRPr="00042E56">
              <w:t>Check</w:t>
            </w:r>
            <w:r w:rsidRPr="00042E56">
              <w:rPr>
                <w:cs/>
              </w:rPr>
              <w:t>-</w:t>
            </w:r>
            <w:r w:rsidRPr="00042E56">
              <w:t>3</w:t>
            </w:r>
          </w:p>
        </w:tc>
        <w:tc>
          <w:tcPr>
            <w:tcW w:w="2552" w:type="dxa"/>
          </w:tcPr>
          <w:p w14:paraId="6C011CE2" w14:textId="4DD76751" w:rsidR="00C913BD" w:rsidRDefault="00C913BD" w:rsidP="00252AFD">
            <w:pPr>
              <w:jc w:val="center"/>
            </w:pPr>
            <w:r w:rsidRPr="00042E56">
              <w:t>M</w:t>
            </w:r>
            <w:r w:rsidRPr="00042E56">
              <w:rPr>
                <w:cs/>
              </w:rPr>
              <w:t>-</w:t>
            </w:r>
            <w:r w:rsidRPr="00042E56">
              <w:t xml:space="preserve">GM </w:t>
            </w:r>
            <w:r w:rsidRPr="00042E56">
              <w:rPr>
                <w:cs/>
              </w:rPr>
              <w:t>(</w:t>
            </w:r>
            <w:r w:rsidRPr="00042E56">
              <w:t>M</w:t>
            </w:r>
            <w:r w:rsidRPr="00042E56">
              <w:rPr>
                <w:cs/>
              </w:rPr>
              <w:t>)</w:t>
            </w:r>
          </w:p>
        </w:tc>
        <w:tc>
          <w:tcPr>
            <w:tcW w:w="1408" w:type="dxa"/>
          </w:tcPr>
          <w:p w14:paraId="01BDE7FE" w14:textId="5BA36005" w:rsidR="00C913BD" w:rsidRDefault="00C913BD" w:rsidP="00252AFD">
            <w:pPr>
              <w:jc w:val="center"/>
            </w:pPr>
            <w:r w:rsidRPr="00042E56">
              <w:t>Must</w:t>
            </w:r>
            <w:r w:rsidRPr="00042E56">
              <w:rPr>
                <w:cs/>
              </w:rPr>
              <w:t>-</w:t>
            </w:r>
            <w:r w:rsidRPr="00042E56">
              <w:t>If any</w:t>
            </w:r>
          </w:p>
        </w:tc>
        <w:tc>
          <w:tcPr>
            <w:tcW w:w="1843" w:type="dxa"/>
            <w:vMerge/>
          </w:tcPr>
          <w:p w14:paraId="6D799F50" w14:textId="2E6CF5C6" w:rsidR="00C913BD" w:rsidRDefault="00C913BD" w:rsidP="00DF5178">
            <w:pPr>
              <w:jc w:val="center"/>
            </w:pPr>
          </w:p>
        </w:tc>
      </w:tr>
      <w:tr w:rsidR="00C913BD" w14:paraId="0BEDFB78" w14:textId="77777777" w:rsidTr="00DF5178">
        <w:tc>
          <w:tcPr>
            <w:tcW w:w="1620" w:type="dxa"/>
            <w:vMerge/>
          </w:tcPr>
          <w:p w14:paraId="3DEF24B3" w14:textId="77777777" w:rsidR="00C913BD" w:rsidRDefault="00C913BD" w:rsidP="00DF5178">
            <w:pPr>
              <w:jc w:val="center"/>
            </w:pPr>
          </w:p>
        </w:tc>
        <w:tc>
          <w:tcPr>
            <w:tcW w:w="1777" w:type="dxa"/>
          </w:tcPr>
          <w:p w14:paraId="1A5FC703" w14:textId="77777777" w:rsidR="00C913BD" w:rsidRDefault="00C913BD" w:rsidP="00DF5178">
            <w:pPr>
              <w:jc w:val="center"/>
            </w:pPr>
            <w:r w:rsidRPr="003F2658">
              <w:t>Check</w:t>
            </w:r>
            <w:r w:rsidRPr="003F2658">
              <w:rPr>
                <w:cs/>
              </w:rPr>
              <w:t>-</w:t>
            </w:r>
            <w:r>
              <w:rPr>
                <w:rFonts w:hint="cs"/>
                <w:cs/>
              </w:rPr>
              <w:t>4</w:t>
            </w:r>
          </w:p>
        </w:tc>
        <w:tc>
          <w:tcPr>
            <w:tcW w:w="2552" w:type="dxa"/>
          </w:tcPr>
          <w:p w14:paraId="67628BB7" w14:textId="77777777" w:rsidR="00C913BD" w:rsidRPr="003F2658" w:rsidRDefault="00C913BD" w:rsidP="00DF5178">
            <w:pPr>
              <w:jc w:val="center"/>
            </w:pPr>
            <w:r w:rsidRPr="003F2658">
              <w:t>Sr</w:t>
            </w:r>
            <w:r w:rsidRPr="003F2658">
              <w:rPr>
                <w:cs/>
              </w:rPr>
              <w:t>.</w:t>
            </w:r>
            <w:r w:rsidRPr="003F2658">
              <w:t>Staff</w:t>
            </w:r>
            <w:r w:rsidRPr="003F2658">
              <w:rPr>
                <w:cs/>
              </w:rPr>
              <w:t xml:space="preserve"> - </w:t>
            </w:r>
            <w:r w:rsidRPr="003F2658">
              <w:t>GM</w:t>
            </w:r>
          </w:p>
          <w:p w14:paraId="4A96CC36" w14:textId="77777777" w:rsidR="00C913BD" w:rsidRDefault="00C913BD" w:rsidP="00DF5178">
            <w:pPr>
              <w:jc w:val="center"/>
            </w:pPr>
            <w:r w:rsidRPr="003F2658">
              <w:rPr>
                <w:cs/>
              </w:rPr>
              <w:t>(</w:t>
            </w:r>
            <w:r w:rsidRPr="003F2658">
              <w:t>Sr</w:t>
            </w:r>
            <w:r w:rsidRPr="003F2658">
              <w:rPr>
                <w:cs/>
              </w:rPr>
              <w:t>.</w:t>
            </w:r>
            <w:r w:rsidRPr="003F2658">
              <w:t>Staff</w:t>
            </w:r>
            <w:r w:rsidRPr="003F2658">
              <w:rPr>
                <w:cs/>
              </w:rPr>
              <w:t>)</w:t>
            </w:r>
          </w:p>
        </w:tc>
        <w:tc>
          <w:tcPr>
            <w:tcW w:w="1408" w:type="dxa"/>
          </w:tcPr>
          <w:p w14:paraId="16252091" w14:textId="77777777" w:rsidR="00C913BD" w:rsidRPr="003F2658" w:rsidRDefault="00C913BD" w:rsidP="00DF5178">
            <w:pPr>
              <w:jc w:val="center"/>
            </w:pPr>
            <w:r w:rsidRPr="003F2658">
              <w:t>Must</w:t>
            </w:r>
          </w:p>
          <w:p w14:paraId="295F1233" w14:textId="77777777" w:rsidR="00C913BD" w:rsidRDefault="00C913BD" w:rsidP="00DF5178">
            <w:pPr>
              <w:jc w:val="center"/>
            </w:pPr>
          </w:p>
        </w:tc>
        <w:tc>
          <w:tcPr>
            <w:tcW w:w="1843" w:type="dxa"/>
            <w:vMerge/>
          </w:tcPr>
          <w:p w14:paraId="1854E550" w14:textId="6E726569" w:rsidR="00C913BD" w:rsidRDefault="00C913BD" w:rsidP="00DF5178">
            <w:pPr>
              <w:jc w:val="center"/>
            </w:pPr>
          </w:p>
        </w:tc>
      </w:tr>
      <w:tr w:rsidR="00C913BD" w14:paraId="1C0BE42B" w14:textId="77777777" w:rsidTr="00DF5178">
        <w:tc>
          <w:tcPr>
            <w:tcW w:w="1620" w:type="dxa"/>
            <w:vMerge/>
          </w:tcPr>
          <w:p w14:paraId="43D4D00F" w14:textId="77777777" w:rsidR="00C913BD" w:rsidRDefault="00C913BD" w:rsidP="00DF5178">
            <w:pPr>
              <w:jc w:val="center"/>
            </w:pPr>
          </w:p>
        </w:tc>
        <w:tc>
          <w:tcPr>
            <w:tcW w:w="1777" w:type="dxa"/>
          </w:tcPr>
          <w:p w14:paraId="563EA265" w14:textId="77777777" w:rsidR="00C913BD" w:rsidRDefault="00C913BD" w:rsidP="00DF5178">
            <w:pPr>
              <w:jc w:val="center"/>
            </w:pPr>
            <w:r w:rsidRPr="003F2658">
              <w:t>Check</w:t>
            </w:r>
            <w:r w:rsidRPr="003F2658">
              <w:rPr>
                <w:cs/>
              </w:rPr>
              <w:t>-</w:t>
            </w:r>
            <w:r>
              <w:rPr>
                <w:rFonts w:hint="cs"/>
                <w:cs/>
              </w:rPr>
              <w:t>5</w:t>
            </w:r>
          </w:p>
        </w:tc>
        <w:tc>
          <w:tcPr>
            <w:tcW w:w="2552" w:type="dxa"/>
          </w:tcPr>
          <w:p w14:paraId="3BE8D974" w14:textId="77777777" w:rsidR="00C913BD" w:rsidRDefault="00C913BD" w:rsidP="00DF5178">
            <w:pPr>
              <w:jc w:val="center"/>
            </w:pPr>
            <w:r w:rsidRPr="0053141C">
              <w:t>AM</w:t>
            </w:r>
            <w:r w:rsidRPr="0053141C">
              <w:rPr>
                <w:cs/>
              </w:rPr>
              <w:t>-</w:t>
            </w:r>
            <w:r w:rsidRPr="0053141C">
              <w:t>GM</w:t>
            </w:r>
            <w:r>
              <w:rPr>
                <w:cs/>
              </w:rPr>
              <w:t xml:space="preserve"> </w:t>
            </w:r>
            <w:r w:rsidRPr="0053141C">
              <w:rPr>
                <w:cs/>
              </w:rPr>
              <w:t>(</w:t>
            </w:r>
            <w:r w:rsidRPr="0053141C">
              <w:t>AM</w:t>
            </w:r>
            <w:r w:rsidRPr="0053141C">
              <w:rPr>
                <w:cs/>
              </w:rPr>
              <w:t>)</w:t>
            </w:r>
          </w:p>
        </w:tc>
        <w:tc>
          <w:tcPr>
            <w:tcW w:w="1408" w:type="dxa"/>
          </w:tcPr>
          <w:p w14:paraId="6EEB0C08" w14:textId="77777777" w:rsidR="00C913BD" w:rsidRDefault="00C913BD" w:rsidP="00DF5178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  <w:vMerge/>
          </w:tcPr>
          <w:p w14:paraId="4A398764" w14:textId="77777777" w:rsidR="00C913BD" w:rsidRPr="00042E56" w:rsidRDefault="00C913BD" w:rsidP="00DF5178">
            <w:pPr>
              <w:jc w:val="center"/>
            </w:pPr>
          </w:p>
        </w:tc>
      </w:tr>
      <w:tr w:rsidR="001A3CEC" w14:paraId="62F69061" w14:textId="77777777" w:rsidTr="00DF5178">
        <w:tc>
          <w:tcPr>
            <w:tcW w:w="1620" w:type="dxa"/>
          </w:tcPr>
          <w:p w14:paraId="0F3CFB20" w14:textId="77777777" w:rsidR="001A3CEC" w:rsidRPr="00042E56" w:rsidRDefault="001A3CEC" w:rsidP="00DF5178">
            <w:pPr>
              <w:jc w:val="center"/>
            </w:pPr>
            <w:r w:rsidRPr="00042E56">
              <w:t>Final approve</w:t>
            </w:r>
          </w:p>
        </w:tc>
        <w:tc>
          <w:tcPr>
            <w:tcW w:w="1777" w:type="dxa"/>
          </w:tcPr>
          <w:p w14:paraId="317AA243" w14:textId="77777777" w:rsidR="001A3CEC" w:rsidRPr="00042E56" w:rsidRDefault="001A3CEC" w:rsidP="00DF5178">
            <w:pPr>
              <w:jc w:val="center"/>
            </w:pPr>
            <w:r w:rsidRPr="00042E56">
              <w:rPr>
                <w:cs/>
              </w:rPr>
              <w:t>-</w:t>
            </w:r>
          </w:p>
        </w:tc>
        <w:tc>
          <w:tcPr>
            <w:tcW w:w="2552" w:type="dxa"/>
          </w:tcPr>
          <w:p w14:paraId="48AFC18D" w14:textId="77777777" w:rsidR="001A3CEC" w:rsidRPr="00042E56" w:rsidRDefault="001A3CEC" w:rsidP="00DF5178">
            <w:pPr>
              <w:jc w:val="center"/>
            </w:pPr>
            <w:r>
              <w:t>A</w:t>
            </w:r>
            <w:r w:rsidRPr="00AA556D">
              <w:t>D</w:t>
            </w:r>
          </w:p>
        </w:tc>
        <w:tc>
          <w:tcPr>
            <w:tcW w:w="1408" w:type="dxa"/>
          </w:tcPr>
          <w:p w14:paraId="53EB7212" w14:textId="41BCAA94" w:rsidR="001A3CEC" w:rsidRPr="00042E56" w:rsidRDefault="00C913BD" w:rsidP="00C913BD">
            <w:pPr>
              <w:jc w:val="center"/>
            </w:pPr>
            <w:r>
              <w:t>Must</w:t>
            </w:r>
          </w:p>
        </w:tc>
        <w:tc>
          <w:tcPr>
            <w:tcW w:w="1843" w:type="dxa"/>
          </w:tcPr>
          <w:p w14:paraId="0458EFDC" w14:textId="19C0C8CB" w:rsidR="001A3CEC" w:rsidRPr="00042E56" w:rsidRDefault="00C913BD" w:rsidP="00C913BD">
            <w:pPr>
              <w:jc w:val="center"/>
            </w:pPr>
            <w:r>
              <w:t>1 person</w:t>
            </w:r>
          </w:p>
        </w:tc>
      </w:tr>
    </w:tbl>
    <w:p w14:paraId="280DC1B1" w14:textId="77777777" w:rsidR="001A3CEC" w:rsidRDefault="001A3CEC" w:rsidP="001A3CEC">
      <w:pPr>
        <w:spacing w:line="240" w:lineRule="auto"/>
        <w:ind w:left="720" w:firstLine="720"/>
      </w:pPr>
      <w:r>
        <w:rPr>
          <w:rFonts w:hint="cs"/>
          <w:cs/>
        </w:rPr>
        <w:t>2.2.ส่วนของส่วนงานที่เกี่ยวข้องกับการเปลี่ยนแปลงกระบวนการทำงาน</w:t>
      </w:r>
    </w:p>
    <w:p w14:paraId="32CC5EB8" w14:textId="77777777" w:rsidR="001A3CEC" w:rsidRDefault="001A3CEC" w:rsidP="001A3CEC">
      <w:pPr>
        <w:spacing w:line="240" w:lineRule="auto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จากส่วนงานนี้ ผู้อนุมัติมี 1 คน ต้องมีตำแหน่ง </w:t>
      </w:r>
      <w:r w:rsidRPr="004D4C56">
        <w:t>Assistant Manager</w:t>
      </w:r>
      <w:r>
        <w:rPr>
          <w:cs/>
        </w:rPr>
        <w:t xml:space="preserve"> </w:t>
      </w:r>
      <w:r>
        <w:rPr>
          <w:rFonts w:hint="cs"/>
          <w:cs/>
        </w:rPr>
        <w:t xml:space="preserve">ขึ้นไปของแต่ละแผนก </w:t>
      </w:r>
    </w:p>
    <w:p w14:paraId="655A9441" w14:textId="77777777" w:rsidR="001A3CEC" w:rsidRDefault="001A3CEC" w:rsidP="001A3CEC">
      <w:pPr>
        <w:spacing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2.3.ส่วนของส่วนงาน </w:t>
      </w:r>
      <w:r>
        <w:t xml:space="preserve">BKD </w:t>
      </w:r>
      <w:r>
        <w:rPr>
          <w:rFonts w:hint="cs"/>
          <w:cs/>
        </w:rPr>
        <w:t>ที่อยู่ในแผนกคุณภาพ</w:t>
      </w:r>
    </w:p>
    <w:p w14:paraId="5EF67287" w14:textId="77777777" w:rsidR="001A3CEC" w:rsidRDefault="001A3CEC" w:rsidP="001A3CEC">
      <w:pPr>
        <w:spacing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จากส่วนงานนี้ ผู้อนุมัติมี 1 คน ต้องมีตำแหน่ง </w:t>
      </w:r>
      <w:r>
        <w:t xml:space="preserve">Staff  </w:t>
      </w:r>
      <w:r>
        <w:rPr>
          <w:rFonts w:hint="cs"/>
          <w:cs/>
        </w:rPr>
        <w:t xml:space="preserve">และ </w:t>
      </w:r>
      <w:r>
        <w:t>Senior Staff</w:t>
      </w:r>
      <w:r>
        <w:rPr>
          <w:rFonts w:hint="cs"/>
          <w:cs/>
        </w:rPr>
        <w:t xml:space="preserve"> </w:t>
      </w:r>
    </w:p>
    <w:p w14:paraId="2F949AFB" w14:textId="77777777" w:rsidR="001A3CEC" w:rsidRDefault="001A3CEC" w:rsidP="001A3CEC">
      <w:pPr>
        <w:spacing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</w:t>
      </w:r>
      <w:r>
        <w:t>4</w:t>
      </w:r>
      <w:r>
        <w:rPr>
          <w:rFonts w:hint="cs"/>
          <w:cs/>
        </w:rPr>
        <w:t xml:space="preserve">.ส่วนของส่วนงาน </w:t>
      </w:r>
      <w:r>
        <w:t>Quality Assurance Planning</w:t>
      </w:r>
      <w:r>
        <w:rPr>
          <w:cs/>
        </w:rPr>
        <w:t xml:space="preserve"> </w:t>
      </w:r>
      <w:r>
        <w:rPr>
          <w:rFonts w:hint="cs"/>
          <w:cs/>
        </w:rPr>
        <w:t>ที่อยู่ในแผนกคุณภาพ</w:t>
      </w:r>
    </w:p>
    <w:p w14:paraId="730A6546" w14:textId="77777777" w:rsidR="001A3CEC" w:rsidRDefault="001A3CEC" w:rsidP="001A3CEC">
      <w:pPr>
        <w:spacing w:line="240" w:lineRule="auto"/>
      </w:pPr>
      <w:r>
        <w:tab/>
      </w:r>
      <w:r>
        <w:tab/>
      </w:r>
      <w:r>
        <w:rPr>
          <w:cs/>
        </w:rPr>
        <w:t xml:space="preserve">     </w:t>
      </w:r>
      <w:r>
        <w:rPr>
          <w:rFonts w:hint="cs"/>
          <w:cs/>
        </w:rPr>
        <w:t xml:space="preserve">จากส่วนงานนี้ ผู้อนุมัติมี 1 คน ต้องมีตำแหน่ง </w:t>
      </w:r>
      <w:r>
        <w:t xml:space="preserve">Staff  </w:t>
      </w:r>
      <w:r>
        <w:rPr>
          <w:rFonts w:hint="cs"/>
          <w:cs/>
        </w:rPr>
        <w:t xml:space="preserve">และ </w:t>
      </w:r>
      <w:r>
        <w:t>Sr</w:t>
      </w:r>
      <w:r>
        <w:rPr>
          <w:cs/>
        </w:rPr>
        <w:t>.</w:t>
      </w:r>
      <w:r>
        <w:t>Staff</w:t>
      </w:r>
    </w:p>
    <w:p w14:paraId="70DC2351" w14:textId="77777777" w:rsidR="001A3CEC" w:rsidRDefault="001A3CEC" w:rsidP="001A3CEC">
      <w:pPr>
        <w:spacing w:line="240" w:lineRule="auto"/>
      </w:pPr>
      <w:r>
        <w:tab/>
      </w:r>
      <w:r>
        <w:tab/>
      </w:r>
      <w:r>
        <w:rPr>
          <w:rFonts w:hint="cs"/>
          <w:cs/>
        </w:rPr>
        <w:t>2.</w:t>
      </w:r>
      <w:r>
        <w:t>5</w:t>
      </w:r>
      <w:r>
        <w:rPr>
          <w:rFonts w:hint="cs"/>
          <w:cs/>
        </w:rPr>
        <w:t xml:space="preserve">.ส่วนของส่วนงาน </w:t>
      </w:r>
      <w:r>
        <w:t xml:space="preserve">Quality Assurance Customer </w:t>
      </w:r>
      <w:r>
        <w:rPr>
          <w:rFonts w:hint="cs"/>
          <w:cs/>
        </w:rPr>
        <w:t>ที่อยู่ในแผนกคุณภาพ</w:t>
      </w:r>
    </w:p>
    <w:p w14:paraId="4843C20D" w14:textId="32C35FDE" w:rsidR="001A3CEC" w:rsidRDefault="001A3CEC" w:rsidP="001A3CEC">
      <w:pPr>
        <w:spacing w:line="240" w:lineRule="auto"/>
      </w:pPr>
      <w:r>
        <w:tab/>
      </w:r>
      <w:r>
        <w:tab/>
      </w:r>
      <w:r>
        <w:rPr>
          <w:cs/>
        </w:rPr>
        <w:t xml:space="preserve">     </w:t>
      </w:r>
      <w:r>
        <w:rPr>
          <w:rFonts w:hint="cs"/>
          <w:cs/>
        </w:rPr>
        <w:t xml:space="preserve">จากส่วนงานนี้มีการทำงานของการอนุมัติตามผลิตภัณฑ์ของแต่ละบริษัท โดยจะมีผู้อนุมัติ ตั้งแต่ 1 </w:t>
      </w:r>
      <w:r>
        <w:rPr>
          <w:cs/>
        </w:rPr>
        <w:t>–</w:t>
      </w:r>
      <w:r>
        <w:rPr>
          <w:rFonts w:hint="cs"/>
          <w:cs/>
        </w:rPr>
        <w:t xml:space="preserve"> 5 คน โดยผู้ทำการอนุมัติต้องมีตำแหน่งมากกว่าผู้ขอเปลี่ยนแปลงกระบวนการทำงาน และลำดับสุดท้ายของการอนุมัติต้องมีตำแหน่งอยู่ที่ </w:t>
      </w:r>
      <w:r w:rsidRPr="009A6F39">
        <w:t>Associate Director</w:t>
      </w:r>
      <w:r>
        <w:rPr>
          <w:rFonts w:hint="cs"/>
          <w:cs/>
        </w:rPr>
        <w:t xml:space="preserve"> ขึ้นไป จะแสดงรายละเอียดล</w:t>
      </w:r>
      <w:r w:rsidR="0004002A">
        <w:rPr>
          <w:rFonts w:hint="cs"/>
          <w:cs/>
        </w:rPr>
        <w:t>ำดับของผู้อนุมัติดังตารางที่ 2-5</w:t>
      </w:r>
    </w:p>
    <w:p w14:paraId="30A33DE5" w14:textId="7E5DFFEF" w:rsidR="005F005C" w:rsidRDefault="005F005C" w:rsidP="0004002A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</w:p>
    <w:p w14:paraId="6A784EA7" w14:textId="0EABC695" w:rsidR="001A3CEC" w:rsidRPr="0004002A" w:rsidRDefault="0004002A" w:rsidP="0004002A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4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แสดงรายละเอียดของผู้อนุมัติส่วนงาน </w:t>
      </w:r>
      <w:r w:rsidRPr="0004002A">
        <w:rPr>
          <w:b/>
          <w:bCs/>
          <w:i w:val="0"/>
          <w:iCs w:val="0"/>
          <w:color w:val="auto"/>
          <w:sz w:val="32"/>
          <w:szCs w:val="32"/>
        </w:rPr>
        <w:t>Quality Assurance Customer</w:t>
      </w:r>
      <w:r w:rsidRPr="0004002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ในส่วนของผลิตภัณฑ์ </w:t>
      </w:r>
      <w:r w:rsidRPr="0004002A">
        <w:rPr>
          <w:b/>
          <w:bCs/>
          <w:i w:val="0"/>
          <w:iCs w:val="0"/>
          <w:color w:val="auto"/>
          <w:sz w:val="32"/>
          <w:szCs w:val="32"/>
        </w:rPr>
        <w:t>Gasoline</w:t>
      </w:r>
    </w:p>
    <w:tbl>
      <w:tblPr>
        <w:tblStyle w:val="TableGrid"/>
        <w:tblpPr w:leftFromText="180" w:rightFromText="180" w:vertAnchor="page" w:horzAnchor="margin" w:tblpY="3241"/>
        <w:tblW w:w="9351" w:type="dxa"/>
        <w:tblLook w:val="04A0" w:firstRow="1" w:lastRow="0" w:firstColumn="1" w:lastColumn="0" w:noHBand="0" w:noVBand="1"/>
      </w:tblPr>
      <w:tblGrid>
        <w:gridCol w:w="1620"/>
        <w:gridCol w:w="1777"/>
        <w:gridCol w:w="2552"/>
        <w:gridCol w:w="1417"/>
        <w:gridCol w:w="1985"/>
      </w:tblGrid>
      <w:tr w:rsidR="0004002A" w14:paraId="245E7510" w14:textId="77777777" w:rsidTr="0004002A">
        <w:tc>
          <w:tcPr>
            <w:tcW w:w="1620" w:type="dxa"/>
          </w:tcPr>
          <w:p w14:paraId="56E63F6F" w14:textId="77777777" w:rsidR="0004002A" w:rsidRPr="00042E56" w:rsidRDefault="0004002A" w:rsidP="0004002A">
            <w:r w:rsidRPr="00042E56">
              <w:t>Step</w:t>
            </w:r>
          </w:p>
        </w:tc>
        <w:tc>
          <w:tcPr>
            <w:tcW w:w="1777" w:type="dxa"/>
          </w:tcPr>
          <w:p w14:paraId="5A1C6F6C" w14:textId="77777777" w:rsidR="0004002A" w:rsidRPr="00042E56" w:rsidRDefault="0004002A" w:rsidP="0004002A">
            <w:r w:rsidRPr="00042E56">
              <w:t>Sub detail</w:t>
            </w:r>
          </w:p>
        </w:tc>
        <w:tc>
          <w:tcPr>
            <w:tcW w:w="2552" w:type="dxa"/>
          </w:tcPr>
          <w:p w14:paraId="0FEB63DF" w14:textId="77777777" w:rsidR="0004002A" w:rsidRPr="00042E56" w:rsidRDefault="0004002A" w:rsidP="0004002A">
            <w:pPr>
              <w:ind w:right="180"/>
              <w:jc w:val="center"/>
            </w:pPr>
            <w:r w:rsidRPr="00042E56">
              <w:t>Position</w:t>
            </w:r>
          </w:p>
        </w:tc>
        <w:tc>
          <w:tcPr>
            <w:tcW w:w="1417" w:type="dxa"/>
          </w:tcPr>
          <w:p w14:paraId="54630920" w14:textId="77777777" w:rsidR="0004002A" w:rsidRPr="00042E56" w:rsidRDefault="0004002A" w:rsidP="0004002A">
            <w:r w:rsidRPr="00042E56">
              <w:t>Priority</w:t>
            </w:r>
          </w:p>
        </w:tc>
        <w:tc>
          <w:tcPr>
            <w:tcW w:w="1985" w:type="dxa"/>
          </w:tcPr>
          <w:p w14:paraId="7661E36B" w14:textId="77777777" w:rsidR="0004002A" w:rsidRPr="00042E56" w:rsidRDefault="0004002A" w:rsidP="0004002A">
            <w:pPr>
              <w:jc w:val="center"/>
            </w:pPr>
            <w:r w:rsidRPr="00042E56">
              <w:t>Remark</w:t>
            </w:r>
          </w:p>
        </w:tc>
      </w:tr>
      <w:tr w:rsidR="005F005C" w14:paraId="398DC660" w14:textId="77777777" w:rsidTr="0004002A">
        <w:tc>
          <w:tcPr>
            <w:tcW w:w="1620" w:type="dxa"/>
          </w:tcPr>
          <w:p w14:paraId="3EB1EE0D" w14:textId="77777777" w:rsidR="005F005C" w:rsidRPr="00042E56" w:rsidRDefault="005F005C" w:rsidP="005F005C"/>
        </w:tc>
        <w:tc>
          <w:tcPr>
            <w:tcW w:w="1777" w:type="dxa"/>
          </w:tcPr>
          <w:p w14:paraId="4B063633" w14:textId="0DD2607D" w:rsidR="005F005C" w:rsidRPr="00042E56" w:rsidRDefault="005F005C" w:rsidP="005F005C">
            <w:r>
              <w:t>Approve</w:t>
            </w:r>
            <w:r w:rsidRPr="003F2658">
              <w:rPr>
                <w:cs/>
              </w:rPr>
              <w:t>-</w:t>
            </w:r>
            <w:r w:rsidRPr="003F2658">
              <w:t>1</w:t>
            </w:r>
          </w:p>
        </w:tc>
        <w:tc>
          <w:tcPr>
            <w:tcW w:w="2552" w:type="dxa"/>
          </w:tcPr>
          <w:p w14:paraId="485A1553" w14:textId="5ACC4E49" w:rsidR="005F005C" w:rsidRPr="00042E56" w:rsidRDefault="005F005C" w:rsidP="005F005C">
            <w:pPr>
              <w:ind w:right="180"/>
              <w:jc w:val="center"/>
            </w:pPr>
            <w:r w:rsidRPr="003F2658">
              <w:t>Sr</w:t>
            </w:r>
            <w:r w:rsidRPr="003F2658">
              <w:rPr>
                <w:cs/>
              </w:rPr>
              <w:t xml:space="preserve">. </w:t>
            </w:r>
            <w:r w:rsidRPr="003F2658">
              <w:t>Staff</w:t>
            </w:r>
          </w:p>
        </w:tc>
        <w:tc>
          <w:tcPr>
            <w:tcW w:w="1417" w:type="dxa"/>
          </w:tcPr>
          <w:p w14:paraId="42F0DFFA" w14:textId="6AE42D2B" w:rsidR="005F005C" w:rsidRPr="00042E56" w:rsidRDefault="005F005C" w:rsidP="005F005C">
            <w:r w:rsidRPr="003F2658">
              <w:t>Must</w:t>
            </w:r>
          </w:p>
        </w:tc>
        <w:tc>
          <w:tcPr>
            <w:tcW w:w="1985" w:type="dxa"/>
          </w:tcPr>
          <w:p w14:paraId="2DCD56F5" w14:textId="4EA5C4FA" w:rsidR="005F005C" w:rsidRPr="00042E56" w:rsidRDefault="005F005C" w:rsidP="005F005C">
            <w:pPr>
              <w:jc w:val="center"/>
            </w:pPr>
            <w:r>
              <w:t>1 person</w:t>
            </w:r>
          </w:p>
        </w:tc>
      </w:tr>
      <w:tr w:rsidR="0004002A" w14:paraId="0211A366" w14:textId="77777777" w:rsidTr="0004002A">
        <w:tc>
          <w:tcPr>
            <w:tcW w:w="1620" w:type="dxa"/>
            <w:vMerge w:val="restart"/>
          </w:tcPr>
          <w:p w14:paraId="56BD9D96" w14:textId="77777777" w:rsidR="0004002A" w:rsidRPr="00042E56" w:rsidRDefault="0004002A" w:rsidP="0004002A">
            <w:pPr>
              <w:spacing w:after="0"/>
              <w:jc w:val="center"/>
            </w:pPr>
            <w:r>
              <w:t>Approve</w:t>
            </w:r>
          </w:p>
        </w:tc>
        <w:tc>
          <w:tcPr>
            <w:tcW w:w="1777" w:type="dxa"/>
          </w:tcPr>
          <w:p w14:paraId="435354DD" w14:textId="77777777" w:rsidR="0004002A" w:rsidRPr="00042E56" w:rsidRDefault="0004002A" w:rsidP="0004002A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t>2</w:t>
            </w:r>
          </w:p>
        </w:tc>
        <w:tc>
          <w:tcPr>
            <w:tcW w:w="2552" w:type="dxa"/>
          </w:tcPr>
          <w:p w14:paraId="6EEB8629" w14:textId="77777777" w:rsidR="0004002A" w:rsidRPr="00042E56" w:rsidRDefault="0004002A" w:rsidP="0004002A">
            <w:pPr>
              <w:ind w:right="180"/>
              <w:jc w:val="center"/>
            </w:pPr>
            <w:r w:rsidRPr="00C61B83">
              <w:t>MGR</w:t>
            </w:r>
            <w:r w:rsidRPr="00C61B83">
              <w:rPr>
                <w:cs/>
              </w:rPr>
              <w:t>.</w:t>
            </w:r>
          </w:p>
        </w:tc>
        <w:tc>
          <w:tcPr>
            <w:tcW w:w="1417" w:type="dxa"/>
          </w:tcPr>
          <w:p w14:paraId="5C86D7F7" w14:textId="77777777" w:rsidR="0004002A" w:rsidRPr="00042E56" w:rsidRDefault="0004002A" w:rsidP="0004002A">
            <w:pPr>
              <w:jc w:val="center"/>
            </w:pPr>
            <w:r w:rsidRPr="003F2658">
              <w:t>Must</w:t>
            </w:r>
          </w:p>
        </w:tc>
        <w:tc>
          <w:tcPr>
            <w:tcW w:w="1985" w:type="dxa"/>
          </w:tcPr>
          <w:p w14:paraId="3C180F59" w14:textId="77777777" w:rsidR="0004002A" w:rsidRPr="00042E56" w:rsidRDefault="0004002A" w:rsidP="0004002A">
            <w:pPr>
              <w:jc w:val="center"/>
            </w:pPr>
            <w:r>
              <w:t>1 person</w:t>
            </w:r>
          </w:p>
        </w:tc>
      </w:tr>
      <w:tr w:rsidR="0004002A" w14:paraId="730A7674" w14:textId="77777777" w:rsidTr="0004002A">
        <w:tc>
          <w:tcPr>
            <w:tcW w:w="1620" w:type="dxa"/>
            <w:vMerge/>
          </w:tcPr>
          <w:p w14:paraId="79B64044" w14:textId="77777777" w:rsidR="0004002A" w:rsidRPr="00042E56" w:rsidRDefault="0004002A" w:rsidP="0004002A">
            <w:pPr>
              <w:spacing w:after="0"/>
              <w:jc w:val="center"/>
            </w:pPr>
          </w:p>
        </w:tc>
        <w:tc>
          <w:tcPr>
            <w:tcW w:w="1777" w:type="dxa"/>
          </w:tcPr>
          <w:p w14:paraId="5FCC6418" w14:textId="77777777" w:rsidR="0004002A" w:rsidRPr="00042E56" w:rsidRDefault="0004002A" w:rsidP="0004002A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t>3</w:t>
            </w:r>
          </w:p>
        </w:tc>
        <w:tc>
          <w:tcPr>
            <w:tcW w:w="2552" w:type="dxa"/>
          </w:tcPr>
          <w:p w14:paraId="3F28D325" w14:textId="77777777" w:rsidR="0004002A" w:rsidRPr="00042E56" w:rsidRDefault="0004002A" w:rsidP="0004002A">
            <w:pPr>
              <w:jc w:val="center"/>
            </w:pPr>
            <w:r>
              <w:t>AGM</w:t>
            </w:r>
            <w:r w:rsidRPr="00042E56">
              <w:rPr>
                <w:cs/>
              </w:rPr>
              <w:t xml:space="preserve"> </w:t>
            </w:r>
          </w:p>
        </w:tc>
        <w:tc>
          <w:tcPr>
            <w:tcW w:w="1417" w:type="dxa"/>
          </w:tcPr>
          <w:p w14:paraId="1C3917E6" w14:textId="77777777" w:rsidR="0004002A" w:rsidRPr="00042E56" w:rsidRDefault="0004002A" w:rsidP="0004002A">
            <w:pPr>
              <w:jc w:val="center"/>
            </w:pPr>
            <w:r w:rsidRPr="00042E56">
              <w:t>Must</w:t>
            </w:r>
          </w:p>
        </w:tc>
        <w:tc>
          <w:tcPr>
            <w:tcW w:w="1985" w:type="dxa"/>
          </w:tcPr>
          <w:p w14:paraId="555683C8" w14:textId="77777777" w:rsidR="0004002A" w:rsidRPr="00042E56" w:rsidRDefault="0004002A" w:rsidP="0004002A">
            <w:pPr>
              <w:jc w:val="center"/>
            </w:pPr>
            <w:r>
              <w:t>1 person</w:t>
            </w:r>
          </w:p>
        </w:tc>
      </w:tr>
      <w:tr w:rsidR="0004002A" w14:paraId="177C8805" w14:textId="77777777" w:rsidTr="0004002A">
        <w:tc>
          <w:tcPr>
            <w:tcW w:w="1620" w:type="dxa"/>
            <w:vMerge/>
          </w:tcPr>
          <w:p w14:paraId="736F486F" w14:textId="77777777" w:rsidR="0004002A" w:rsidRPr="00042E56" w:rsidRDefault="0004002A" w:rsidP="0004002A">
            <w:pPr>
              <w:jc w:val="center"/>
            </w:pPr>
          </w:p>
        </w:tc>
        <w:tc>
          <w:tcPr>
            <w:tcW w:w="1777" w:type="dxa"/>
          </w:tcPr>
          <w:p w14:paraId="0F3AB3C0" w14:textId="77777777" w:rsidR="0004002A" w:rsidRPr="00042E56" w:rsidRDefault="0004002A" w:rsidP="0004002A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rPr>
                <w:rFonts w:hint="cs"/>
                <w:cs/>
              </w:rPr>
              <w:t>4</w:t>
            </w:r>
          </w:p>
        </w:tc>
        <w:tc>
          <w:tcPr>
            <w:tcW w:w="2552" w:type="dxa"/>
          </w:tcPr>
          <w:p w14:paraId="5A0E961B" w14:textId="77777777" w:rsidR="0004002A" w:rsidRPr="00042E56" w:rsidRDefault="0004002A" w:rsidP="0004002A">
            <w:pPr>
              <w:jc w:val="center"/>
            </w:pPr>
            <w:r w:rsidRPr="00042E56">
              <w:t xml:space="preserve">GM </w:t>
            </w:r>
          </w:p>
        </w:tc>
        <w:tc>
          <w:tcPr>
            <w:tcW w:w="1417" w:type="dxa"/>
          </w:tcPr>
          <w:p w14:paraId="7CA15CFA" w14:textId="77777777" w:rsidR="0004002A" w:rsidRPr="00042E56" w:rsidRDefault="0004002A" w:rsidP="0004002A">
            <w:pPr>
              <w:jc w:val="center"/>
            </w:pPr>
            <w:r w:rsidRPr="00042E56">
              <w:t>Must</w:t>
            </w:r>
          </w:p>
        </w:tc>
        <w:tc>
          <w:tcPr>
            <w:tcW w:w="1985" w:type="dxa"/>
          </w:tcPr>
          <w:p w14:paraId="5578D47C" w14:textId="77777777" w:rsidR="0004002A" w:rsidRPr="00042E56" w:rsidRDefault="0004002A" w:rsidP="0004002A">
            <w:pPr>
              <w:jc w:val="center"/>
            </w:pPr>
            <w:r>
              <w:t>1 person</w:t>
            </w:r>
          </w:p>
        </w:tc>
      </w:tr>
      <w:tr w:rsidR="0004002A" w14:paraId="7BCB0060" w14:textId="77777777" w:rsidTr="0004002A">
        <w:tc>
          <w:tcPr>
            <w:tcW w:w="1620" w:type="dxa"/>
          </w:tcPr>
          <w:p w14:paraId="1F7ADBAB" w14:textId="77777777" w:rsidR="0004002A" w:rsidRPr="00042E56" w:rsidRDefault="0004002A" w:rsidP="0004002A">
            <w:pPr>
              <w:jc w:val="center"/>
            </w:pPr>
            <w:r w:rsidRPr="00042E56">
              <w:t>Final approve</w:t>
            </w:r>
          </w:p>
        </w:tc>
        <w:tc>
          <w:tcPr>
            <w:tcW w:w="1777" w:type="dxa"/>
          </w:tcPr>
          <w:p w14:paraId="4749FD45" w14:textId="77777777" w:rsidR="0004002A" w:rsidRPr="00042E56" w:rsidRDefault="0004002A" w:rsidP="0004002A">
            <w:pPr>
              <w:jc w:val="center"/>
            </w:pPr>
            <w:r w:rsidRPr="00042E56">
              <w:rPr>
                <w:cs/>
              </w:rPr>
              <w:t>-</w:t>
            </w:r>
          </w:p>
        </w:tc>
        <w:tc>
          <w:tcPr>
            <w:tcW w:w="2552" w:type="dxa"/>
          </w:tcPr>
          <w:p w14:paraId="7C862B36" w14:textId="77777777" w:rsidR="0004002A" w:rsidRPr="00042E56" w:rsidRDefault="0004002A" w:rsidP="0004002A">
            <w:pPr>
              <w:jc w:val="center"/>
            </w:pPr>
            <w:r w:rsidRPr="00AA556D">
              <w:t>ED</w:t>
            </w:r>
          </w:p>
        </w:tc>
        <w:tc>
          <w:tcPr>
            <w:tcW w:w="1417" w:type="dxa"/>
          </w:tcPr>
          <w:p w14:paraId="4234AD14" w14:textId="77777777" w:rsidR="0004002A" w:rsidRPr="00042E56" w:rsidRDefault="0004002A" w:rsidP="0004002A">
            <w:pPr>
              <w:jc w:val="center"/>
            </w:pPr>
            <w:r w:rsidRPr="00042E56">
              <w:t>Must</w:t>
            </w:r>
          </w:p>
          <w:p w14:paraId="79E0B8D8" w14:textId="77777777" w:rsidR="0004002A" w:rsidRPr="00042E56" w:rsidRDefault="0004002A" w:rsidP="0004002A">
            <w:pPr>
              <w:jc w:val="center"/>
            </w:pPr>
          </w:p>
        </w:tc>
        <w:tc>
          <w:tcPr>
            <w:tcW w:w="1985" w:type="dxa"/>
          </w:tcPr>
          <w:p w14:paraId="3D203BD7" w14:textId="77777777" w:rsidR="0004002A" w:rsidRPr="00042E56" w:rsidRDefault="0004002A" w:rsidP="0004002A">
            <w:pPr>
              <w:jc w:val="center"/>
            </w:pPr>
            <w:r w:rsidRPr="00042E56">
              <w:t>1 person</w:t>
            </w:r>
          </w:p>
          <w:p w14:paraId="18A48D3C" w14:textId="77777777" w:rsidR="0004002A" w:rsidRPr="00042E56" w:rsidRDefault="0004002A" w:rsidP="0004002A">
            <w:pPr>
              <w:jc w:val="center"/>
            </w:pPr>
          </w:p>
        </w:tc>
      </w:tr>
    </w:tbl>
    <w:p w14:paraId="67AE3B94" w14:textId="77777777" w:rsidR="005F005C" w:rsidRDefault="005F005C" w:rsidP="0004002A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</w:p>
    <w:p w14:paraId="179ED65E" w14:textId="52E6311A" w:rsidR="001A3CEC" w:rsidRPr="0004002A" w:rsidRDefault="0004002A" w:rsidP="0004002A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5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แสดงรายละเอียดของผู้อนุมัติส่วนงาน </w:t>
      </w:r>
      <w:r w:rsidRPr="0004002A">
        <w:rPr>
          <w:b/>
          <w:bCs/>
          <w:i w:val="0"/>
          <w:iCs w:val="0"/>
          <w:color w:val="auto"/>
          <w:sz w:val="32"/>
          <w:szCs w:val="32"/>
        </w:rPr>
        <w:t>Quality Assurance Customer</w:t>
      </w:r>
      <w:r w:rsidRPr="0004002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ในส่วนของผลิตภัณฑ์ </w:t>
      </w:r>
      <w:r w:rsidRPr="0004002A">
        <w:rPr>
          <w:b/>
          <w:bCs/>
          <w:i w:val="0"/>
          <w:iCs w:val="0"/>
          <w:color w:val="auto"/>
          <w:sz w:val="32"/>
          <w:szCs w:val="32"/>
        </w:rPr>
        <w:t>Diesel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620"/>
        <w:gridCol w:w="1777"/>
        <w:gridCol w:w="2552"/>
        <w:gridCol w:w="1417"/>
        <w:gridCol w:w="1843"/>
      </w:tblGrid>
      <w:tr w:rsidR="001A3CEC" w14:paraId="7F8A4141" w14:textId="77777777" w:rsidTr="00DF5178">
        <w:tc>
          <w:tcPr>
            <w:tcW w:w="1620" w:type="dxa"/>
          </w:tcPr>
          <w:p w14:paraId="43928AD9" w14:textId="77777777" w:rsidR="001A3CEC" w:rsidRDefault="001A3CEC" w:rsidP="00DF5178">
            <w:pPr>
              <w:jc w:val="center"/>
            </w:pPr>
            <w:r>
              <w:t>Step</w:t>
            </w:r>
          </w:p>
        </w:tc>
        <w:tc>
          <w:tcPr>
            <w:tcW w:w="1777" w:type="dxa"/>
          </w:tcPr>
          <w:p w14:paraId="67E5713C" w14:textId="77777777" w:rsidR="001A3CEC" w:rsidRDefault="001A3CEC" w:rsidP="00DF5178">
            <w:pPr>
              <w:jc w:val="left"/>
            </w:pPr>
            <w:r>
              <w:t>Sub detail</w:t>
            </w:r>
          </w:p>
        </w:tc>
        <w:tc>
          <w:tcPr>
            <w:tcW w:w="2552" w:type="dxa"/>
          </w:tcPr>
          <w:p w14:paraId="6835F2CC" w14:textId="77777777" w:rsidR="001A3CEC" w:rsidRDefault="001A3CEC" w:rsidP="00DF5178">
            <w:pPr>
              <w:jc w:val="center"/>
            </w:pPr>
            <w:r>
              <w:t>Position</w:t>
            </w:r>
          </w:p>
        </w:tc>
        <w:tc>
          <w:tcPr>
            <w:tcW w:w="1417" w:type="dxa"/>
          </w:tcPr>
          <w:p w14:paraId="78B05A71" w14:textId="77777777" w:rsidR="001A3CEC" w:rsidRDefault="001A3CEC" w:rsidP="00DF5178">
            <w:pPr>
              <w:jc w:val="center"/>
            </w:pPr>
            <w:r>
              <w:t>Priority</w:t>
            </w:r>
          </w:p>
        </w:tc>
        <w:tc>
          <w:tcPr>
            <w:tcW w:w="1843" w:type="dxa"/>
          </w:tcPr>
          <w:p w14:paraId="208A9531" w14:textId="77777777" w:rsidR="001A3CEC" w:rsidRDefault="001A3CEC" w:rsidP="00DF5178">
            <w:pPr>
              <w:jc w:val="center"/>
            </w:pPr>
            <w:r>
              <w:t>Remark</w:t>
            </w:r>
          </w:p>
        </w:tc>
      </w:tr>
      <w:tr w:rsidR="001A3CEC" w14:paraId="3B71AB32" w14:textId="77777777" w:rsidTr="00DF5178">
        <w:tc>
          <w:tcPr>
            <w:tcW w:w="1620" w:type="dxa"/>
            <w:vMerge w:val="restart"/>
          </w:tcPr>
          <w:p w14:paraId="75F64D40" w14:textId="77777777" w:rsidR="001A3CEC" w:rsidRDefault="001A3CEC" w:rsidP="00DF5178">
            <w:pPr>
              <w:jc w:val="center"/>
            </w:pPr>
          </w:p>
          <w:p w14:paraId="04FE8D29" w14:textId="77777777" w:rsidR="001A3CEC" w:rsidRDefault="001A3CEC" w:rsidP="00DF5178">
            <w:pPr>
              <w:jc w:val="center"/>
            </w:pPr>
          </w:p>
          <w:p w14:paraId="347A0994" w14:textId="77777777" w:rsidR="001A3CEC" w:rsidRDefault="001A3CEC" w:rsidP="00DF5178">
            <w:pPr>
              <w:jc w:val="center"/>
            </w:pPr>
            <w:r>
              <w:t>Approve</w:t>
            </w:r>
          </w:p>
        </w:tc>
        <w:tc>
          <w:tcPr>
            <w:tcW w:w="1777" w:type="dxa"/>
          </w:tcPr>
          <w:p w14:paraId="48CE48A2" w14:textId="77777777" w:rsidR="001A3CEC" w:rsidRDefault="001A3CEC" w:rsidP="00DF5178">
            <w:pPr>
              <w:jc w:val="center"/>
            </w:pPr>
            <w:r>
              <w:t>Approve</w:t>
            </w:r>
            <w:r w:rsidRPr="003F2658">
              <w:rPr>
                <w:cs/>
              </w:rPr>
              <w:t>-</w:t>
            </w:r>
            <w:r w:rsidRPr="003F2658">
              <w:t>1</w:t>
            </w:r>
          </w:p>
        </w:tc>
        <w:tc>
          <w:tcPr>
            <w:tcW w:w="2552" w:type="dxa"/>
          </w:tcPr>
          <w:p w14:paraId="286E355F" w14:textId="3A389AB4" w:rsidR="001A3CEC" w:rsidRDefault="001A3CEC" w:rsidP="00A75594">
            <w:pPr>
              <w:jc w:val="center"/>
            </w:pPr>
            <w:r w:rsidRPr="003F2658">
              <w:t>Sr</w:t>
            </w:r>
            <w:r w:rsidRPr="003F2658">
              <w:rPr>
                <w:cs/>
              </w:rPr>
              <w:t xml:space="preserve">. </w:t>
            </w:r>
            <w:r w:rsidRPr="003F2658">
              <w:t>Staff</w:t>
            </w:r>
          </w:p>
        </w:tc>
        <w:tc>
          <w:tcPr>
            <w:tcW w:w="1417" w:type="dxa"/>
          </w:tcPr>
          <w:p w14:paraId="1B269FB0" w14:textId="5660AB8A" w:rsidR="001A3CEC" w:rsidRDefault="001A3CEC" w:rsidP="00A75594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33C8DA76" w14:textId="77777777" w:rsidR="001A3CEC" w:rsidRDefault="001A3CEC" w:rsidP="00DF5178">
            <w:pPr>
              <w:jc w:val="center"/>
            </w:pPr>
            <w:r>
              <w:t>1 person</w:t>
            </w:r>
          </w:p>
        </w:tc>
      </w:tr>
      <w:tr w:rsidR="001A3CEC" w14:paraId="78B5862B" w14:textId="77777777" w:rsidTr="00DF5178">
        <w:tc>
          <w:tcPr>
            <w:tcW w:w="1620" w:type="dxa"/>
            <w:vMerge/>
          </w:tcPr>
          <w:p w14:paraId="12C17E33" w14:textId="77777777" w:rsidR="001A3CEC" w:rsidRDefault="001A3CEC" w:rsidP="00DF5178">
            <w:pPr>
              <w:jc w:val="center"/>
            </w:pPr>
          </w:p>
        </w:tc>
        <w:tc>
          <w:tcPr>
            <w:tcW w:w="1777" w:type="dxa"/>
          </w:tcPr>
          <w:p w14:paraId="2413269F" w14:textId="77777777" w:rsidR="001A3CEC" w:rsidRDefault="001A3CEC" w:rsidP="00DF5178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t>2</w:t>
            </w:r>
          </w:p>
        </w:tc>
        <w:tc>
          <w:tcPr>
            <w:tcW w:w="2552" w:type="dxa"/>
          </w:tcPr>
          <w:p w14:paraId="0DBD6F2B" w14:textId="77777777" w:rsidR="001A3CEC" w:rsidRDefault="001A3CEC" w:rsidP="00DF5178">
            <w:pPr>
              <w:jc w:val="center"/>
            </w:pPr>
            <w:r>
              <w:t>AM</w:t>
            </w:r>
          </w:p>
        </w:tc>
        <w:tc>
          <w:tcPr>
            <w:tcW w:w="1417" w:type="dxa"/>
          </w:tcPr>
          <w:p w14:paraId="3C18A0F0" w14:textId="4EE35B42" w:rsidR="001A3CEC" w:rsidRDefault="001A3CEC" w:rsidP="00A75594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17E2F3F4" w14:textId="77777777" w:rsidR="001A3CEC" w:rsidRDefault="001A3CEC" w:rsidP="00DF5178">
            <w:pPr>
              <w:jc w:val="center"/>
            </w:pPr>
            <w:r>
              <w:t>1 person</w:t>
            </w:r>
          </w:p>
        </w:tc>
      </w:tr>
      <w:tr w:rsidR="001A3CEC" w14:paraId="69D273FB" w14:textId="77777777" w:rsidTr="00DF5178">
        <w:tc>
          <w:tcPr>
            <w:tcW w:w="1620" w:type="dxa"/>
            <w:vMerge/>
          </w:tcPr>
          <w:p w14:paraId="66E9181B" w14:textId="77777777" w:rsidR="001A3CEC" w:rsidRDefault="001A3CEC" w:rsidP="00DF5178">
            <w:pPr>
              <w:jc w:val="center"/>
            </w:pPr>
          </w:p>
        </w:tc>
        <w:tc>
          <w:tcPr>
            <w:tcW w:w="1777" w:type="dxa"/>
          </w:tcPr>
          <w:p w14:paraId="174EA0A6" w14:textId="77777777" w:rsidR="001A3CEC" w:rsidRDefault="001A3CEC" w:rsidP="00DF5178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t>3</w:t>
            </w:r>
          </w:p>
        </w:tc>
        <w:tc>
          <w:tcPr>
            <w:tcW w:w="2552" w:type="dxa"/>
          </w:tcPr>
          <w:p w14:paraId="3E75B5CE" w14:textId="77777777" w:rsidR="001A3CEC" w:rsidRDefault="001A3CEC" w:rsidP="00DF5178">
            <w:pPr>
              <w:jc w:val="center"/>
            </w:pPr>
            <w:r w:rsidRPr="00C61B83">
              <w:t>AGM</w:t>
            </w:r>
          </w:p>
        </w:tc>
        <w:tc>
          <w:tcPr>
            <w:tcW w:w="1417" w:type="dxa"/>
          </w:tcPr>
          <w:p w14:paraId="44CC6DD6" w14:textId="77777777" w:rsidR="001A3CEC" w:rsidRDefault="001A3CEC" w:rsidP="00DF5178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719E87F3" w14:textId="77777777" w:rsidR="001A3CEC" w:rsidRDefault="001A3CEC" w:rsidP="00DF5178">
            <w:pPr>
              <w:jc w:val="center"/>
            </w:pPr>
            <w:r>
              <w:t>1 person</w:t>
            </w:r>
          </w:p>
        </w:tc>
      </w:tr>
      <w:tr w:rsidR="001A3CEC" w14:paraId="3882B113" w14:textId="77777777" w:rsidTr="00DF5178">
        <w:tc>
          <w:tcPr>
            <w:tcW w:w="1620" w:type="dxa"/>
            <w:vMerge/>
          </w:tcPr>
          <w:p w14:paraId="49B84404" w14:textId="77777777" w:rsidR="001A3CEC" w:rsidRPr="00042E56" w:rsidRDefault="001A3CEC" w:rsidP="00DF5178">
            <w:pPr>
              <w:jc w:val="center"/>
            </w:pPr>
          </w:p>
        </w:tc>
        <w:tc>
          <w:tcPr>
            <w:tcW w:w="1777" w:type="dxa"/>
          </w:tcPr>
          <w:p w14:paraId="3D163382" w14:textId="77777777" w:rsidR="001A3CEC" w:rsidRPr="00042E56" w:rsidRDefault="001A3CEC" w:rsidP="00DF5178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rPr>
                <w:rFonts w:hint="cs"/>
                <w:cs/>
              </w:rPr>
              <w:t>4</w:t>
            </w:r>
          </w:p>
        </w:tc>
        <w:tc>
          <w:tcPr>
            <w:tcW w:w="2552" w:type="dxa"/>
          </w:tcPr>
          <w:p w14:paraId="17C2C4D7" w14:textId="77777777" w:rsidR="001A3CEC" w:rsidRPr="00042E56" w:rsidRDefault="001A3CEC" w:rsidP="00DF5178">
            <w:pPr>
              <w:jc w:val="center"/>
            </w:pPr>
            <w:r w:rsidRPr="00042E56">
              <w:t xml:space="preserve">GM </w:t>
            </w:r>
          </w:p>
        </w:tc>
        <w:tc>
          <w:tcPr>
            <w:tcW w:w="1417" w:type="dxa"/>
          </w:tcPr>
          <w:p w14:paraId="260631F1" w14:textId="77777777" w:rsidR="001A3CEC" w:rsidRPr="00042E56" w:rsidRDefault="001A3CEC" w:rsidP="00DF5178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56B6A91D" w14:textId="77777777" w:rsidR="001A3CEC" w:rsidRPr="00042E56" w:rsidRDefault="001A3CEC" w:rsidP="00DF5178">
            <w:pPr>
              <w:jc w:val="center"/>
            </w:pPr>
            <w:r>
              <w:t>1 person</w:t>
            </w:r>
          </w:p>
        </w:tc>
      </w:tr>
      <w:tr w:rsidR="001A3CEC" w14:paraId="0CBCDC75" w14:textId="77777777" w:rsidTr="00DF5178">
        <w:tc>
          <w:tcPr>
            <w:tcW w:w="1620" w:type="dxa"/>
          </w:tcPr>
          <w:p w14:paraId="08D00331" w14:textId="77777777" w:rsidR="001A3CEC" w:rsidRPr="00042E56" w:rsidRDefault="001A3CEC" w:rsidP="00DF5178">
            <w:pPr>
              <w:jc w:val="center"/>
            </w:pPr>
            <w:r w:rsidRPr="00042E56">
              <w:t>Final approve</w:t>
            </w:r>
          </w:p>
        </w:tc>
        <w:tc>
          <w:tcPr>
            <w:tcW w:w="1777" w:type="dxa"/>
          </w:tcPr>
          <w:p w14:paraId="2F1727BF" w14:textId="77777777" w:rsidR="001A3CEC" w:rsidRPr="00042E56" w:rsidRDefault="001A3CEC" w:rsidP="00DF5178">
            <w:pPr>
              <w:jc w:val="center"/>
            </w:pPr>
            <w:r w:rsidRPr="00042E56">
              <w:rPr>
                <w:cs/>
              </w:rPr>
              <w:t>-</w:t>
            </w:r>
          </w:p>
        </w:tc>
        <w:tc>
          <w:tcPr>
            <w:tcW w:w="2552" w:type="dxa"/>
          </w:tcPr>
          <w:p w14:paraId="265CA607" w14:textId="77777777" w:rsidR="001A3CEC" w:rsidRPr="00042E56" w:rsidRDefault="001A3CEC" w:rsidP="00DF5178">
            <w:pPr>
              <w:jc w:val="center"/>
            </w:pPr>
            <w:r w:rsidRPr="00AA556D">
              <w:t>ED</w:t>
            </w:r>
          </w:p>
        </w:tc>
        <w:tc>
          <w:tcPr>
            <w:tcW w:w="1417" w:type="dxa"/>
          </w:tcPr>
          <w:p w14:paraId="59B03DCA" w14:textId="2C67A3F4" w:rsidR="001A3CEC" w:rsidRPr="00042E56" w:rsidRDefault="001A3CEC" w:rsidP="00A75594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6B5DE8E7" w14:textId="3C42F739" w:rsidR="001A3CEC" w:rsidRPr="00042E56" w:rsidRDefault="001A3CEC" w:rsidP="00A75594">
            <w:pPr>
              <w:jc w:val="center"/>
            </w:pPr>
            <w:r w:rsidRPr="00042E56">
              <w:t>1 person</w:t>
            </w:r>
          </w:p>
        </w:tc>
      </w:tr>
    </w:tbl>
    <w:p w14:paraId="260EB086" w14:textId="77777777" w:rsidR="005F005C" w:rsidRDefault="005F005C" w:rsidP="005F005C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</w:p>
    <w:p w14:paraId="504BF0A7" w14:textId="77777777" w:rsidR="005F005C" w:rsidRDefault="005F005C" w:rsidP="005F005C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</w:p>
    <w:p w14:paraId="3918D39B" w14:textId="77777777" w:rsidR="005F005C" w:rsidRDefault="005F005C" w:rsidP="005F005C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</w:p>
    <w:p w14:paraId="61D48C27" w14:textId="5D55CC23" w:rsidR="005F005C" w:rsidRPr="005F005C" w:rsidRDefault="005F005C" w:rsidP="005F005C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6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แสดงรายละเอียดของผู้อนุมัติส่วนงาน </w:t>
      </w:r>
      <w:r w:rsidRPr="0004002A">
        <w:rPr>
          <w:b/>
          <w:bCs/>
          <w:i w:val="0"/>
          <w:iCs w:val="0"/>
          <w:color w:val="auto"/>
          <w:sz w:val="32"/>
          <w:szCs w:val="32"/>
        </w:rPr>
        <w:t>Quality Assurance Customer</w:t>
      </w:r>
      <w:r w:rsidRPr="0004002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ในส่วนของผลิตภัณฑ์ </w:t>
      </w:r>
      <w:r w:rsidRPr="005F005C">
        <w:rPr>
          <w:b/>
          <w:bCs/>
          <w:i w:val="0"/>
          <w:iCs w:val="0"/>
          <w:color w:val="auto"/>
          <w:sz w:val="32"/>
          <w:szCs w:val="32"/>
        </w:rPr>
        <w:t>Diesel Solenoid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620"/>
        <w:gridCol w:w="1777"/>
        <w:gridCol w:w="2552"/>
        <w:gridCol w:w="1417"/>
        <w:gridCol w:w="1843"/>
      </w:tblGrid>
      <w:tr w:rsidR="00623388" w14:paraId="04186373" w14:textId="77777777" w:rsidTr="00844B24">
        <w:tc>
          <w:tcPr>
            <w:tcW w:w="1620" w:type="dxa"/>
          </w:tcPr>
          <w:p w14:paraId="54DC5B74" w14:textId="77777777" w:rsidR="00623388" w:rsidRDefault="00623388" w:rsidP="00844B24">
            <w:pPr>
              <w:jc w:val="center"/>
            </w:pPr>
            <w:r>
              <w:t>Step</w:t>
            </w:r>
          </w:p>
        </w:tc>
        <w:tc>
          <w:tcPr>
            <w:tcW w:w="1777" w:type="dxa"/>
          </w:tcPr>
          <w:p w14:paraId="24AD6488" w14:textId="77777777" w:rsidR="00623388" w:rsidRDefault="00623388" w:rsidP="00844B24">
            <w:pPr>
              <w:jc w:val="left"/>
            </w:pPr>
            <w:r>
              <w:t>Sub detail</w:t>
            </w:r>
          </w:p>
        </w:tc>
        <w:tc>
          <w:tcPr>
            <w:tcW w:w="2552" w:type="dxa"/>
          </w:tcPr>
          <w:p w14:paraId="2AF684C2" w14:textId="77777777" w:rsidR="00623388" w:rsidRDefault="00623388" w:rsidP="00844B24">
            <w:pPr>
              <w:jc w:val="center"/>
            </w:pPr>
            <w:r>
              <w:t>Position</w:t>
            </w:r>
          </w:p>
        </w:tc>
        <w:tc>
          <w:tcPr>
            <w:tcW w:w="1417" w:type="dxa"/>
          </w:tcPr>
          <w:p w14:paraId="4E4FC7AA" w14:textId="77777777" w:rsidR="00623388" w:rsidRDefault="00623388" w:rsidP="00844B24">
            <w:pPr>
              <w:jc w:val="center"/>
            </w:pPr>
            <w:r>
              <w:t>Priority</w:t>
            </w:r>
          </w:p>
        </w:tc>
        <w:tc>
          <w:tcPr>
            <w:tcW w:w="1843" w:type="dxa"/>
          </w:tcPr>
          <w:p w14:paraId="65AB9FA5" w14:textId="77777777" w:rsidR="00623388" w:rsidRDefault="00623388" w:rsidP="00844B24">
            <w:pPr>
              <w:jc w:val="center"/>
            </w:pPr>
            <w:r>
              <w:t>Remark</w:t>
            </w:r>
          </w:p>
        </w:tc>
      </w:tr>
      <w:tr w:rsidR="005F005C" w14:paraId="1651BFE6" w14:textId="77777777" w:rsidTr="00844B24">
        <w:tc>
          <w:tcPr>
            <w:tcW w:w="1620" w:type="dxa"/>
            <w:vMerge w:val="restart"/>
          </w:tcPr>
          <w:p w14:paraId="1EBC374F" w14:textId="77777777" w:rsidR="005F005C" w:rsidRDefault="005F005C" w:rsidP="00844B24">
            <w:pPr>
              <w:jc w:val="center"/>
            </w:pPr>
          </w:p>
          <w:p w14:paraId="2976967C" w14:textId="77777777" w:rsidR="005F005C" w:rsidRDefault="005F005C" w:rsidP="00844B24">
            <w:pPr>
              <w:jc w:val="center"/>
            </w:pPr>
          </w:p>
          <w:p w14:paraId="64860462" w14:textId="75D93942" w:rsidR="005F005C" w:rsidRDefault="005F005C" w:rsidP="00844B24">
            <w:pPr>
              <w:jc w:val="center"/>
            </w:pPr>
            <w:r>
              <w:t>Approve</w:t>
            </w:r>
          </w:p>
        </w:tc>
        <w:tc>
          <w:tcPr>
            <w:tcW w:w="1777" w:type="dxa"/>
          </w:tcPr>
          <w:p w14:paraId="04630AA2" w14:textId="6E9E841D" w:rsidR="005F005C" w:rsidRDefault="005F005C" w:rsidP="005F005C">
            <w:pPr>
              <w:jc w:val="left"/>
            </w:pPr>
            <w:r>
              <w:t>Approve</w:t>
            </w:r>
            <w:r w:rsidRPr="003F2658">
              <w:rPr>
                <w:cs/>
              </w:rPr>
              <w:t>-</w:t>
            </w:r>
            <w:r w:rsidRPr="003F2658">
              <w:t>1</w:t>
            </w:r>
          </w:p>
        </w:tc>
        <w:tc>
          <w:tcPr>
            <w:tcW w:w="2552" w:type="dxa"/>
          </w:tcPr>
          <w:p w14:paraId="669B92F6" w14:textId="523F514F" w:rsidR="005F005C" w:rsidRDefault="005F005C" w:rsidP="005F005C">
            <w:pPr>
              <w:jc w:val="center"/>
            </w:pPr>
            <w:r w:rsidRPr="003F2658">
              <w:t>Staff</w:t>
            </w:r>
          </w:p>
        </w:tc>
        <w:tc>
          <w:tcPr>
            <w:tcW w:w="1417" w:type="dxa"/>
          </w:tcPr>
          <w:p w14:paraId="7961C45A" w14:textId="621F1871" w:rsidR="005F005C" w:rsidRDefault="005F005C" w:rsidP="005F005C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36B69A7F" w14:textId="5DF99199" w:rsidR="005F005C" w:rsidRDefault="005F005C" w:rsidP="005F005C">
            <w:pPr>
              <w:jc w:val="center"/>
            </w:pPr>
            <w:r>
              <w:t>1 person</w:t>
            </w:r>
          </w:p>
        </w:tc>
      </w:tr>
      <w:tr w:rsidR="005F005C" w14:paraId="009294D5" w14:textId="77777777" w:rsidTr="00844B24">
        <w:tc>
          <w:tcPr>
            <w:tcW w:w="1620" w:type="dxa"/>
            <w:vMerge/>
          </w:tcPr>
          <w:p w14:paraId="6C828802" w14:textId="2CBF033E" w:rsidR="005F005C" w:rsidRDefault="005F005C" w:rsidP="00844B24">
            <w:pPr>
              <w:jc w:val="center"/>
            </w:pPr>
          </w:p>
        </w:tc>
        <w:tc>
          <w:tcPr>
            <w:tcW w:w="1777" w:type="dxa"/>
          </w:tcPr>
          <w:p w14:paraId="66A8B441" w14:textId="4A537FA9" w:rsidR="005F005C" w:rsidRDefault="005F005C" w:rsidP="005F005C">
            <w:pPr>
              <w:jc w:val="left"/>
            </w:pPr>
            <w:r>
              <w:t>Approve</w:t>
            </w:r>
            <w:r>
              <w:rPr>
                <w:cs/>
              </w:rPr>
              <w:t>-</w:t>
            </w:r>
            <w:r>
              <w:t>2</w:t>
            </w:r>
          </w:p>
        </w:tc>
        <w:tc>
          <w:tcPr>
            <w:tcW w:w="2552" w:type="dxa"/>
          </w:tcPr>
          <w:p w14:paraId="71180172" w14:textId="00555183" w:rsidR="005F005C" w:rsidRDefault="005F005C" w:rsidP="005F005C">
            <w:pPr>
              <w:jc w:val="center"/>
            </w:pPr>
            <w:r w:rsidRPr="003F2658">
              <w:t>Sr</w:t>
            </w:r>
            <w:r w:rsidRPr="003F2658">
              <w:rPr>
                <w:cs/>
              </w:rPr>
              <w:t xml:space="preserve">. </w:t>
            </w:r>
            <w:r w:rsidRPr="003F2658">
              <w:t>Staff</w:t>
            </w:r>
          </w:p>
        </w:tc>
        <w:tc>
          <w:tcPr>
            <w:tcW w:w="1417" w:type="dxa"/>
          </w:tcPr>
          <w:p w14:paraId="40FC5877" w14:textId="6424BD45" w:rsidR="005F005C" w:rsidRDefault="005F005C" w:rsidP="005F005C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2BDAB65B" w14:textId="707DE020" w:rsidR="005F005C" w:rsidRDefault="005F005C" w:rsidP="005F005C">
            <w:pPr>
              <w:jc w:val="center"/>
            </w:pPr>
            <w:r>
              <w:t>1 person</w:t>
            </w:r>
          </w:p>
        </w:tc>
      </w:tr>
      <w:tr w:rsidR="005F005C" w14:paraId="36B0F715" w14:textId="77777777" w:rsidTr="00844B24">
        <w:tc>
          <w:tcPr>
            <w:tcW w:w="1620" w:type="dxa"/>
            <w:vMerge/>
          </w:tcPr>
          <w:p w14:paraId="4C7F47B3" w14:textId="5BBC1615" w:rsidR="005F005C" w:rsidRDefault="005F005C" w:rsidP="00844B24">
            <w:pPr>
              <w:jc w:val="center"/>
            </w:pPr>
          </w:p>
        </w:tc>
        <w:tc>
          <w:tcPr>
            <w:tcW w:w="1777" w:type="dxa"/>
          </w:tcPr>
          <w:p w14:paraId="49EE7C5D" w14:textId="77777777" w:rsidR="005F005C" w:rsidRDefault="005F005C" w:rsidP="00844B24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t>3</w:t>
            </w:r>
          </w:p>
        </w:tc>
        <w:tc>
          <w:tcPr>
            <w:tcW w:w="2552" w:type="dxa"/>
          </w:tcPr>
          <w:p w14:paraId="5D25C98F" w14:textId="77777777" w:rsidR="005F005C" w:rsidRDefault="005F005C" w:rsidP="00844B24">
            <w:pPr>
              <w:jc w:val="center"/>
            </w:pPr>
            <w:r>
              <w:t>MGR</w:t>
            </w:r>
            <w:r>
              <w:rPr>
                <w:cs/>
              </w:rPr>
              <w:t>.</w:t>
            </w:r>
          </w:p>
        </w:tc>
        <w:tc>
          <w:tcPr>
            <w:tcW w:w="1417" w:type="dxa"/>
          </w:tcPr>
          <w:p w14:paraId="0DB2619F" w14:textId="77777777" w:rsidR="005F005C" w:rsidRPr="003F2658" w:rsidRDefault="005F005C" w:rsidP="00844B24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0F57CF1B" w14:textId="77777777" w:rsidR="005F005C" w:rsidRDefault="005F005C" w:rsidP="00844B24">
            <w:pPr>
              <w:jc w:val="center"/>
            </w:pPr>
            <w:r>
              <w:t>1 person</w:t>
            </w:r>
          </w:p>
        </w:tc>
      </w:tr>
      <w:tr w:rsidR="005F005C" w14:paraId="19130B43" w14:textId="77777777" w:rsidTr="00844B24">
        <w:tc>
          <w:tcPr>
            <w:tcW w:w="1620" w:type="dxa"/>
            <w:vMerge/>
          </w:tcPr>
          <w:p w14:paraId="3E03A3EA" w14:textId="77777777" w:rsidR="005F005C" w:rsidRDefault="005F005C" w:rsidP="00844B24">
            <w:pPr>
              <w:jc w:val="center"/>
            </w:pPr>
          </w:p>
        </w:tc>
        <w:tc>
          <w:tcPr>
            <w:tcW w:w="1777" w:type="dxa"/>
          </w:tcPr>
          <w:p w14:paraId="2CB42632" w14:textId="77777777" w:rsidR="005F005C" w:rsidRDefault="005F005C" w:rsidP="00844B24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rPr>
                <w:rFonts w:hint="cs"/>
                <w:cs/>
              </w:rPr>
              <w:t>4</w:t>
            </w:r>
          </w:p>
        </w:tc>
        <w:tc>
          <w:tcPr>
            <w:tcW w:w="2552" w:type="dxa"/>
          </w:tcPr>
          <w:p w14:paraId="162A0C01" w14:textId="77777777" w:rsidR="005F005C" w:rsidRDefault="005F005C" w:rsidP="00844B24">
            <w:pPr>
              <w:jc w:val="center"/>
            </w:pPr>
            <w:r>
              <w:t>GM</w:t>
            </w:r>
          </w:p>
        </w:tc>
        <w:tc>
          <w:tcPr>
            <w:tcW w:w="1417" w:type="dxa"/>
          </w:tcPr>
          <w:p w14:paraId="661B52E9" w14:textId="77777777" w:rsidR="005F005C" w:rsidRPr="003F2658" w:rsidRDefault="005F005C" w:rsidP="00844B24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41489899" w14:textId="77777777" w:rsidR="005F005C" w:rsidRDefault="005F005C" w:rsidP="00844B24">
            <w:pPr>
              <w:jc w:val="center"/>
            </w:pPr>
            <w:r>
              <w:t>1 person</w:t>
            </w:r>
          </w:p>
        </w:tc>
      </w:tr>
      <w:tr w:rsidR="00623388" w14:paraId="48205232" w14:textId="77777777" w:rsidTr="00844B24">
        <w:tc>
          <w:tcPr>
            <w:tcW w:w="1620" w:type="dxa"/>
          </w:tcPr>
          <w:p w14:paraId="0AA3CF7A" w14:textId="77777777" w:rsidR="00623388" w:rsidRDefault="00623388" w:rsidP="00844B24">
            <w:pPr>
              <w:jc w:val="center"/>
            </w:pPr>
            <w:r w:rsidRPr="00042E56">
              <w:t>Final approve</w:t>
            </w:r>
          </w:p>
        </w:tc>
        <w:tc>
          <w:tcPr>
            <w:tcW w:w="1777" w:type="dxa"/>
          </w:tcPr>
          <w:p w14:paraId="495B2F65" w14:textId="77777777" w:rsidR="00623388" w:rsidRDefault="00623388" w:rsidP="00844B24">
            <w:pPr>
              <w:jc w:val="center"/>
            </w:pPr>
            <w:r w:rsidRPr="00042E56">
              <w:rPr>
                <w:cs/>
              </w:rPr>
              <w:t>-</w:t>
            </w:r>
          </w:p>
        </w:tc>
        <w:tc>
          <w:tcPr>
            <w:tcW w:w="2552" w:type="dxa"/>
          </w:tcPr>
          <w:p w14:paraId="4A3618BF" w14:textId="77777777" w:rsidR="00623388" w:rsidRDefault="00623388" w:rsidP="00844B24">
            <w:pPr>
              <w:jc w:val="center"/>
            </w:pPr>
            <w:r w:rsidRPr="00AA556D">
              <w:t>ED</w:t>
            </w:r>
          </w:p>
        </w:tc>
        <w:tc>
          <w:tcPr>
            <w:tcW w:w="1417" w:type="dxa"/>
          </w:tcPr>
          <w:p w14:paraId="1860362C" w14:textId="77777777" w:rsidR="00623388" w:rsidRPr="00042E56" w:rsidRDefault="00623388" w:rsidP="00844B24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3E0B0735" w14:textId="77777777" w:rsidR="00623388" w:rsidRDefault="00623388" w:rsidP="00844B24">
            <w:pPr>
              <w:jc w:val="center"/>
            </w:pPr>
            <w:r w:rsidRPr="00042E56">
              <w:t>1 person</w:t>
            </w:r>
          </w:p>
        </w:tc>
      </w:tr>
    </w:tbl>
    <w:p w14:paraId="06FA9B35" w14:textId="3E082A50" w:rsidR="001A3CEC" w:rsidRPr="005F005C" w:rsidRDefault="005F005C" w:rsidP="005F005C">
      <w:pPr>
        <w:pStyle w:val="Caption"/>
        <w:rPr>
          <w:b/>
          <w:bCs/>
          <w:i w:val="0"/>
          <w:iCs w:val="0"/>
          <w:color w:val="auto"/>
          <w:sz w:val="32"/>
          <w:szCs w:val="32"/>
          <w:cs/>
        </w:rPr>
      </w:pP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7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แสดงรายละเอียดของผู้อนุมัติส่วนงาน </w:t>
      </w:r>
      <w:r w:rsidRPr="0004002A">
        <w:rPr>
          <w:b/>
          <w:bCs/>
          <w:i w:val="0"/>
          <w:iCs w:val="0"/>
          <w:color w:val="auto"/>
          <w:sz w:val="32"/>
          <w:szCs w:val="32"/>
        </w:rPr>
        <w:t>Quality Assurance Customer</w:t>
      </w:r>
      <w:r w:rsidRPr="0004002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ในส่วนของผลิตภัณฑ์ </w:t>
      </w:r>
      <w:r w:rsidRPr="005F005C">
        <w:rPr>
          <w:b/>
          <w:bCs/>
          <w:i w:val="0"/>
          <w:iCs w:val="0"/>
          <w:color w:val="auto"/>
          <w:sz w:val="32"/>
          <w:szCs w:val="32"/>
        </w:rPr>
        <w:t>Diesel Filter</w:t>
      </w:r>
      <w:r w:rsidR="00144AE3">
        <w:rPr>
          <w:rFonts w:hint="cs"/>
          <w:cs/>
        </w:rPr>
        <w:t xml:space="preserve">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620"/>
        <w:gridCol w:w="1777"/>
        <w:gridCol w:w="2552"/>
        <w:gridCol w:w="1417"/>
        <w:gridCol w:w="1843"/>
      </w:tblGrid>
      <w:tr w:rsidR="001A3CEC" w14:paraId="590883CB" w14:textId="77777777" w:rsidTr="00DF5178">
        <w:tc>
          <w:tcPr>
            <w:tcW w:w="1620" w:type="dxa"/>
          </w:tcPr>
          <w:p w14:paraId="572104D0" w14:textId="77777777" w:rsidR="001A3CEC" w:rsidRDefault="001A3CEC" w:rsidP="00DF5178">
            <w:pPr>
              <w:jc w:val="center"/>
            </w:pPr>
            <w:r>
              <w:t>Step</w:t>
            </w:r>
          </w:p>
        </w:tc>
        <w:tc>
          <w:tcPr>
            <w:tcW w:w="1777" w:type="dxa"/>
          </w:tcPr>
          <w:p w14:paraId="28C2811F" w14:textId="77777777" w:rsidR="001A3CEC" w:rsidRDefault="001A3CEC" w:rsidP="00DF5178">
            <w:pPr>
              <w:jc w:val="left"/>
            </w:pPr>
            <w:r>
              <w:t>Sub detail</w:t>
            </w:r>
          </w:p>
        </w:tc>
        <w:tc>
          <w:tcPr>
            <w:tcW w:w="2552" w:type="dxa"/>
          </w:tcPr>
          <w:p w14:paraId="48E048C5" w14:textId="77777777" w:rsidR="001A3CEC" w:rsidRDefault="001A3CEC" w:rsidP="00DF5178">
            <w:pPr>
              <w:jc w:val="center"/>
            </w:pPr>
            <w:r>
              <w:t>Position</w:t>
            </w:r>
          </w:p>
        </w:tc>
        <w:tc>
          <w:tcPr>
            <w:tcW w:w="1417" w:type="dxa"/>
          </w:tcPr>
          <w:p w14:paraId="5F54847B" w14:textId="77777777" w:rsidR="001A3CEC" w:rsidRDefault="001A3CEC" w:rsidP="00DF5178">
            <w:pPr>
              <w:jc w:val="center"/>
            </w:pPr>
            <w:r>
              <w:t>Priority</w:t>
            </w:r>
          </w:p>
        </w:tc>
        <w:tc>
          <w:tcPr>
            <w:tcW w:w="1843" w:type="dxa"/>
          </w:tcPr>
          <w:p w14:paraId="486B577F" w14:textId="77777777" w:rsidR="001A3CEC" w:rsidRDefault="001A3CEC" w:rsidP="00DF5178">
            <w:pPr>
              <w:jc w:val="center"/>
            </w:pPr>
            <w:r>
              <w:t>Remark</w:t>
            </w:r>
          </w:p>
        </w:tc>
      </w:tr>
      <w:tr w:rsidR="00156DB8" w14:paraId="34D77A29" w14:textId="77777777" w:rsidTr="00DF5178">
        <w:tc>
          <w:tcPr>
            <w:tcW w:w="1620" w:type="dxa"/>
            <w:vMerge w:val="restart"/>
          </w:tcPr>
          <w:p w14:paraId="36B4E8B9" w14:textId="77777777" w:rsidR="00156DB8" w:rsidRDefault="00156DB8" w:rsidP="00DF5178">
            <w:pPr>
              <w:jc w:val="center"/>
            </w:pPr>
          </w:p>
          <w:p w14:paraId="153EC168" w14:textId="77777777" w:rsidR="00156DB8" w:rsidRDefault="00156DB8" w:rsidP="00DF5178">
            <w:pPr>
              <w:jc w:val="center"/>
            </w:pPr>
          </w:p>
          <w:p w14:paraId="5550E336" w14:textId="1317DB24" w:rsidR="00156DB8" w:rsidRDefault="00156DB8" w:rsidP="00DF5178">
            <w:pPr>
              <w:jc w:val="center"/>
            </w:pPr>
            <w:r>
              <w:t>Approve</w:t>
            </w:r>
          </w:p>
        </w:tc>
        <w:tc>
          <w:tcPr>
            <w:tcW w:w="1777" w:type="dxa"/>
          </w:tcPr>
          <w:p w14:paraId="1B297EF0" w14:textId="77777777" w:rsidR="00156DB8" w:rsidRDefault="00156DB8" w:rsidP="00DF5178">
            <w:pPr>
              <w:jc w:val="center"/>
            </w:pPr>
            <w:r>
              <w:t>Approve</w:t>
            </w:r>
            <w:r w:rsidRPr="003F2658">
              <w:rPr>
                <w:cs/>
              </w:rPr>
              <w:t>-</w:t>
            </w:r>
            <w:r w:rsidRPr="003F2658">
              <w:t>1</w:t>
            </w:r>
          </w:p>
        </w:tc>
        <w:tc>
          <w:tcPr>
            <w:tcW w:w="2552" w:type="dxa"/>
          </w:tcPr>
          <w:p w14:paraId="21F77B61" w14:textId="77777777" w:rsidR="00156DB8" w:rsidRDefault="00156DB8" w:rsidP="00DF5178">
            <w:pPr>
              <w:jc w:val="center"/>
            </w:pPr>
            <w:r w:rsidRPr="003F2658">
              <w:t>Sr</w:t>
            </w:r>
            <w:r w:rsidRPr="003F2658">
              <w:rPr>
                <w:cs/>
              </w:rPr>
              <w:t>.</w:t>
            </w:r>
            <w:r w:rsidRPr="003F2658">
              <w:t>Staff</w:t>
            </w:r>
          </w:p>
          <w:p w14:paraId="2E4508F0" w14:textId="77777777" w:rsidR="00156DB8" w:rsidRDefault="00156DB8" w:rsidP="00DF5178">
            <w:pPr>
              <w:jc w:val="center"/>
            </w:pPr>
          </w:p>
        </w:tc>
        <w:tc>
          <w:tcPr>
            <w:tcW w:w="1417" w:type="dxa"/>
          </w:tcPr>
          <w:p w14:paraId="2974AAB8" w14:textId="77777777" w:rsidR="00156DB8" w:rsidRPr="003F2658" w:rsidRDefault="00156DB8" w:rsidP="00DF5178">
            <w:pPr>
              <w:jc w:val="center"/>
            </w:pPr>
            <w:r w:rsidRPr="003F2658">
              <w:t>Must</w:t>
            </w:r>
          </w:p>
          <w:p w14:paraId="7BC60BEA" w14:textId="77777777" w:rsidR="00156DB8" w:rsidRDefault="00156DB8" w:rsidP="00DF5178">
            <w:pPr>
              <w:jc w:val="center"/>
            </w:pPr>
          </w:p>
        </w:tc>
        <w:tc>
          <w:tcPr>
            <w:tcW w:w="1843" w:type="dxa"/>
          </w:tcPr>
          <w:p w14:paraId="77C3FD40" w14:textId="77777777" w:rsidR="00156DB8" w:rsidRDefault="00156DB8" w:rsidP="00DF5178">
            <w:pPr>
              <w:jc w:val="center"/>
            </w:pPr>
            <w:r>
              <w:t>1 person</w:t>
            </w:r>
          </w:p>
        </w:tc>
      </w:tr>
      <w:tr w:rsidR="00156DB8" w14:paraId="6D231D52" w14:textId="77777777" w:rsidTr="00DF5178">
        <w:tc>
          <w:tcPr>
            <w:tcW w:w="1620" w:type="dxa"/>
            <w:vMerge/>
          </w:tcPr>
          <w:p w14:paraId="49763EC0" w14:textId="77777777" w:rsidR="00156DB8" w:rsidRDefault="00156DB8" w:rsidP="00DF5178">
            <w:pPr>
              <w:jc w:val="center"/>
            </w:pPr>
          </w:p>
        </w:tc>
        <w:tc>
          <w:tcPr>
            <w:tcW w:w="1777" w:type="dxa"/>
          </w:tcPr>
          <w:p w14:paraId="58522D01" w14:textId="77777777" w:rsidR="00156DB8" w:rsidRDefault="00156DB8" w:rsidP="00DF5178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t>2</w:t>
            </w:r>
          </w:p>
        </w:tc>
        <w:tc>
          <w:tcPr>
            <w:tcW w:w="2552" w:type="dxa"/>
          </w:tcPr>
          <w:p w14:paraId="77F87E9B" w14:textId="417085B1" w:rsidR="00156DB8" w:rsidRDefault="00156DB8" w:rsidP="00A75594">
            <w:pPr>
              <w:jc w:val="center"/>
            </w:pPr>
            <w:r>
              <w:t>AM</w:t>
            </w:r>
          </w:p>
        </w:tc>
        <w:tc>
          <w:tcPr>
            <w:tcW w:w="1417" w:type="dxa"/>
          </w:tcPr>
          <w:p w14:paraId="7F180994" w14:textId="16B3F555" w:rsidR="00156DB8" w:rsidRDefault="00156DB8" w:rsidP="00A75594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58346568" w14:textId="77777777" w:rsidR="00156DB8" w:rsidRDefault="00156DB8" w:rsidP="00DF5178">
            <w:pPr>
              <w:jc w:val="center"/>
            </w:pPr>
            <w:r>
              <w:t>1 person</w:t>
            </w:r>
          </w:p>
        </w:tc>
      </w:tr>
      <w:tr w:rsidR="00156DB8" w14:paraId="56527987" w14:textId="77777777" w:rsidTr="00DF5178">
        <w:tc>
          <w:tcPr>
            <w:tcW w:w="1620" w:type="dxa"/>
            <w:vMerge/>
          </w:tcPr>
          <w:p w14:paraId="1AF94F9A" w14:textId="77777777" w:rsidR="00156DB8" w:rsidRDefault="00156DB8" w:rsidP="003E1E05">
            <w:pPr>
              <w:jc w:val="center"/>
            </w:pPr>
          </w:p>
        </w:tc>
        <w:tc>
          <w:tcPr>
            <w:tcW w:w="1777" w:type="dxa"/>
          </w:tcPr>
          <w:p w14:paraId="696F9937" w14:textId="5486C0E1" w:rsidR="00156DB8" w:rsidRDefault="00156DB8" w:rsidP="003E1E05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t>3</w:t>
            </w:r>
          </w:p>
        </w:tc>
        <w:tc>
          <w:tcPr>
            <w:tcW w:w="2552" w:type="dxa"/>
          </w:tcPr>
          <w:p w14:paraId="7955BDC0" w14:textId="50A26642" w:rsidR="00156DB8" w:rsidRDefault="00156DB8" w:rsidP="003E1E05">
            <w:pPr>
              <w:jc w:val="center"/>
            </w:pPr>
            <w:r>
              <w:t>MGR</w:t>
            </w:r>
            <w:r>
              <w:rPr>
                <w:cs/>
              </w:rPr>
              <w:t>.</w:t>
            </w:r>
          </w:p>
        </w:tc>
        <w:tc>
          <w:tcPr>
            <w:tcW w:w="1417" w:type="dxa"/>
          </w:tcPr>
          <w:p w14:paraId="695D68BB" w14:textId="0139C8BF" w:rsidR="00156DB8" w:rsidRPr="003F2658" w:rsidRDefault="00156DB8" w:rsidP="003E1E05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3F87C30C" w14:textId="20D707E7" w:rsidR="00156DB8" w:rsidRDefault="00156DB8" w:rsidP="003E1E05">
            <w:pPr>
              <w:jc w:val="center"/>
            </w:pPr>
            <w:r>
              <w:t>1 person</w:t>
            </w:r>
          </w:p>
        </w:tc>
      </w:tr>
      <w:tr w:rsidR="00156DB8" w14:paraId="63270500" w14:textId="77777777" w:rsidTr="00DF5178">
        <w:tc>
          <w:tcPr>
            <w:tcW w:w="1620" w:type="dxa"/>
            <w:vMerge/>
          </w:tcPr>
          <w:p w14:paraId="0FC09539" w14:textId="77777777" w:rsidR="00156DB8" w:rsidRDefault="00156DB8" w:rsidP="003E1E05">
            <w:pPr>
              <w:jc w:val="center"/>
            </w:pPr>
          </w:p>
        </w:tc>
        <w:tc>
          <w:tcPr>
            <w:tcW w:w="1777" w:type="dxa"/>
          </w:tcPr>
          <w:p w14:paraId="6A2956A4" w14:textId="7093713E" w:rsidR="00156DB8" w:rsidRDefault="00156DB8" w:rsidP="003E1E05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rPr>
                <w:rFonts w:hint="cs"/>
                <w:cs/>
              </w:rPr>
              <w:t>4</w:t>
            </w:r>
          </w:p>
        </w:tc>
        <w:tc>
          <w:tcPr>
            <w:tcW w:w="2552" w:type="dxa"/>
          </w:tcPr>
          <w:p w14:paraId="4EEDAE7D" w14:textId="636C455E" w:rsidR="00156DB8" w:rsidRDefault="00156DB8" w:rsidP="003E1E05">
            <w:pPr>
              <w:jc w:val="center"/>
            </w:pPr>
            <w:r>
              <w:t>GM</w:t>
            </w:r>
          </w:p>
        </w:tc>
        <w:tc>
          <w:tcPr>
            <w:tcW w:w="1417" w:type="dxa"/>
          </w:tcPr>
          <w:p w14:paraId="0F4BD43E" w14:textId="4BAE0C14" w:rsidR="00156DB8" w:rsidRPr="003F2658" w:rsidRDefault="00156DB8" w:rsidP="003E1E05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6B1A1867" w14:textId="6F122870" w:rsidR="00156DB8" w:rsidRDefault="00156DB8" w:rsidP="003E1E05">
            <w:pPr>
              <w:jc w:val="center"/>
            </w:pPr>
            <w:r>
              <w:t>1 person</w:t>
            </w:r>
          </w:p>
        </w:tc>
      </w:tr>
      <w:tr w:rsidR="003E1E05" w14:paraId="4E22470A" w14:textId="77777777" w:rsidTr="00DF5178">
        <w:tc>
          <w:tcPr>
            <w:tcW w:w="1620" w:type="dxa"/>
          </w:tcPr>
          <w:p w14:paraId="21260236" w14:textId="60716954" w:rsidR="003E1E05" w:rsidRDefault="003E1E05" w:rsidP="003E1E05">
            <w:pPr>
              <w:jc w:val="center"/>
            </w:pPr>
            <w:r w:rsidRPr="00042E56">
              <w:t>Final approve</w:t>
            </w:r>
          </w:p>
        </w:tc>
        <w:tc>
          <w:tcPr>
            <w:tcW w:w="1777" w:type="dxa"/>
          </w:tcPr>
          <w:p w14:paraId="4A2F9AF9" w14:textId="79E2AF47" w:rsidR="003E1E05" w:rsidRDefault="003E1E05" w:rsidP="003E1E05">
            <w:pPr>
              <w:jc w:val="center"/>
            </w:pPr>
            <w:r w:rsidRPr="00042E56">
              <w:rPr>
                <w:cs/>
              </w:rPr>
              <w:t>-</w:t>
            </w:r>
          </w:p>
        </w:tc>
        <w:tc>
          <w:tcPr>
            <w:tcW w:w="2552" w:type="dxa"/>
          </w:tcPr>
          <w:p w14:paraId="1F5915A1" w14:textId="086B28FD" w:rsidR="003E1E05" w:rsidRDefault="003E1E05" w:rsidP="003E1E05">
            <w:pPr>
              <w:jc w:val="center"/>
            </w:pPr>
            <w:r w:rsidRPr="00AA556D">
              <w:t>ED</w:t>
            </w:r>
          </w:p>
        </w:tc>
        <w:tc>
          <w:tcPr>
            <w:tcW w:w="1417" w:type="dxa"/>
          </w:tcPr>
          <w:p w14:paraId="379F8CCB" w14:textId="12101E7F" w:rsidR="003E1E05" w:rsidRPr="00042E56" w:rsidRDefault="003E1E05" w:rsidP="003E1E05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7EE91046" w14:textId="0F6EA48A" w:rsidR="003E1E05" w:rsidRDefault="003E1E05" w:rsidP="003E1E05">
            <w:pPr>
              <w:jc w:val="center"/>
            </w:pPr>
            <w:r w:rsidRPr="00042E56">
              <w:t>1 person</w:t>
            </w:r>
          </w:p>
        </w:tc>
      </w:tr>
    </w:tbl>
    <w:p w14:paraId="7EF6CD67" w14:textId="77777777" w:rsidR="00156DB8" w:rsidRDefault="00156DB8" w:rsidP="001A3CEC">
      <w:pPr>
        <w:spacing w:line="240" w:lineRule="auto"/>
      </w:pPr>
    </w:p>
    <w:p w14:paraId="60E13069" w14:textId="77777777" w:rsidR="00156DB8" w:rsidRDefault="00156DB8" w:rsidP="001A3CEC">
      <w:pPr>
        <w:spacing w:line="240" w:lineRule="auto"/>
      </w:pPr>
    </w:p>
    <w:p w14:paraId="483255FF" w14:textId="77777777" w:rsidR="00156DB8" w:rsidRDefault="00156DB8" w:rsidP="001A3CEC">
      <w:pPr>
        <w:spacing w:line="240" w:lineRule="auto"/>
      </w:pPr>
    </w:p>
    <w:p w14:paraId="5283555E" w14:textId="77777777" w:rsidR="00156DB8" w:rsidRDefault="00156DB8" w:rsidP="001A3CEC">
      <w:pPr>
        <w:spacing w:line="240" w:lineRule="auto"/>
      </w:pPr>
    </w:p>
    <w:p w14:paraId="6F8CD359" w14:textId="77777777" w:rsidR="00156DB8" w:rsidRDefault="00156DB8" w:rsidP="001A3CEC">
      <w:pPr>
        <w:spacing w:line="240" w:lineRule="auto"/>
      </w:pPr>
    </w:p>
    <w:p w14:paraId="33929384" w14:textId="36E0EF77" w:rsidR="0008685A" w:rsidRPr="00156DB8" w:rsidRDefault="00156DB8" w:rsidP="00156DB8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 w:rsidRPr="00C31ABA"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8</w:t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C31AB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แสดงรายละเอียดของผู้อนุมัติส่วนงาน </w:t>
      </w:r>
      <w:r w:rsidRPr="0004002A">
        <w:rPr>
          <w:b/>
          <w:bCs/>
          <w:i w:val="0"/>
          <w:iCs w:val="0"/>
          <w:color w:val="auto"/>
          <w:sz w:val="32"/>
          <w:szCs w:val="32"/>
        </w:rPr>
        <w:t>Quality Assurance Customer</w:t>
      </w:r>
      <w:r w:rsidRPr="0004002A"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04002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ในส่วนของผลิตภัณฑ์ </w:t>
      </w:r>
      <w:r w:rsidRPr="00156DB8">
        <w:rPr>
          <w:b/>
          <w:bCs/>
          <w:i w:val="0"/>
          <w:iCs w:val="0"/>
          <w:color w:val="auto"/>
          <w:sz w:val="32"/>
          <w:szCs w:val="32"/>
        </w:rPr>
        <w:t>SIFS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620"/>
        <w:gridCol w:w="1777"/>
        <w:gridCol w:w="2552"/>
        <w:gridCol w:w="1417"/>
        <w:gridCol w:w="1843"/>
      </w:tblGrid>
      <w:tr w:rsidR="0008685A" w14:paraId="28F12514" w14:textId="77777777" w:rsidTr="00844B24">
        <w:tc>
          <w:tcPr>
            <w:tcW w:w="1620" w:type="dxa"/>
          </w:tcPr>
          <w:p w14:paraId="0C0765D6" w14:textId="77777777" w:rsidR="0008685A" w:rsidRDefault="0008685A" w:rsidP="00844B24">
            <w:pPr>
              <w:jc w:val="center"/>
            </w:pPr>
            <w:r>
              <w:t>Step</w:t>
            </w:r>
          </w:p>
        </w:tc>
        <w:tc>
          <w:tcPr>
            <w:tcW w:w="1777" w:type="dxa"/>
          </w:tcPr>
          <w:p w14:paraId="12DA6C68" w14:textId="77777777" w:rsidR="0008685A" w:rsidRDefault="0008685A" w:rsidP="00844B24">
            <w:pPr>
              <w:jc w:val="left"/>
            </w:pPr>
            <w:r>
              <w:t>Sub detail</w:t>
            </w:r>
          </w:p>
        </w:tc>
        <w:tc>
          <w:tcPr>
            <w:tcW w:w="2552" w:type="dxa"/>
          </w:tcPr>
          <w:p w14:paraId="607D84F5" w14:textId="77777777" w:rsidR="0008685A" w:rsidRDefault="0008685A" w:rsidP="00844B24">
            <w:pPr>
              <w:jc w:val="center"/>
            </w:pPr>
            <w:r>
              <w:t>Position</w:t>
            </w:r>
          </w:p>
        </w:tc>
        <w:tc>
          <w:tcPr>
            <w:tcW w:w="1417" w:type="dxa"/>
          </w:tcPr>
          <w:p w14:paraId="4A62872A" w14:textId="77777777" w:rsidR="0008685A" w:rsidRDefault="0008685A" w:rsidP="00844B24">
            <w:pPr>
              <w:jc w:val="center"/>
            </w:pPr>
            <w:r>
              <w:t>Priority</w:t>
            </w:r>
          </w:p>
        </w:tc>
        <w:tc>
          <w:tcPr>
            <w:tcW w:w="1843" w:type="dxa"/>
          </w:tcPr>
          <w:p w14:paraId="40E84022" w14:textId="77777777" w:rsidR="0008685A" w:rsidRDefault="0008685A" w:rsidP="00844B24">
            <w:pPr>
              <w:jc w:val="center"/>
            </w:pPr>
            <w:r>
              <w:t>Remark</w:t>
            </w:r>
          </w:p>
        </w:tc>
      </w:tr>
      <w:tr w:rsidR="00156DB8" w14:paraId="71D75042" w14:textId="77777777" w:rsidTr="00844B24">
        <w:tc>
          <w:tcPr>
            <w:tcW w:w="1620" w:type="dxa"/>
            <w:vMerge w:val="restart"/>
          </w:tcPr>
          <w:p w14:paraId="1E3F2051" w14:textId="77777777" w:rsidR="00156DB8" w:rsidRDefault="00156DB8" w:rsidP="00844B24">
            <w:pPr>
              <w:jc w:val="center"/>
            </w:pPr>
          </w:p>
          <w:p w14:paraId="579661C0" w14:textId="77777777" w:rsidR="00156DB8" w:rsidRDefault="00156DB8" w:rsidP="00844B24">
            <w:pPr>
              <w:jc w:val="center"/>
            </w:pPr>
          </w:p>
          <w:p w14:paraId="0C03CC97" w14:textId="71AEBD05" w:rsidR="00156DB8" w:rsidRDefault="00156DB8" w:rsidP="00844B24">
            <w:pPr>
              <w:jc w:val="center"/>
            </w:pPr>
            <w:r>
              <w:t>Approve</w:t>
            </w:r>
          </w:p>
        </w:tc>
        <w:tc>
          <w:tcPr>
            <w:tcW w:w="1777" w:type="dxa"/>
          </w:tcPr>
          <w:p w14:paraId="08CC7F65" w14:textId="6736CC4C" w:rsidR="00156DB8" w:rsidRDefault="00156DB8" w:rsidP="00156DB8">
            <w:pPr>
              <w:jc w:val="left"/>
            </w:pPr>
            <w:r>
              <w:t>Approve</w:t>
            </w:r>
            <w:r>
              <w:rPr>
                <w:cs/>
              </w:rPr>
              <w:t>-</w:t>
            </w:r>
            <w:r>
              <w:t>1</w:t>
            </w:r>
          </w:p>
        </w:tc>
        <w:tc>
          <w:tcPr>
            <w:tcW w:w="2552" w:type="dxa"/>
          </w:tcPr>
          <w:p w14:paraId="2840048F" w14:textId="3C487134" w:rsidR="00156DB8" w:rsidRDefault="00156DB8" w:rsidP="00156DB8">
            <w:pPr>
              <w:jc w:val="center"/>
            </w:pPr>
            <w:r w:rsidRPr="003F2658">
              <w:t>Sr</w:t>
            </w:r>
            <w:r w:rsidRPr="003F2658">
              <w:rPr>
                <w:cs/>
              </w:rPr>
              <w:t>.</w:t>
            </w:r>
            <w:r w:rsidRPr="003F2658">
              <w:t>Staff</w:t>
            </w:r>
          </w:p>
        </w:tc>
        <w:tc>
          <w:tcPr>
            <w:tcW w:w="1417" w:type="dxa"/>
          </w:tcPr>
          <w:p w14:paraId="3AFBA4A3" w14:textId="422B9974" w:rsidR="00156DB8" w:rsidRDefault="00156DB8" w:rsidP="00156DB8">
            <w:pPr>
              <w:jc w:val="center"/>
            </w:pPr>
            <w:r>
              <w:t>Must</w:t>
            </w:r>
          </w:p>
        </w:tc>
        <w:tc>
          <w:tcPr>
            <w:tcW w:w="1843" w:type="dxa"/>
          </w:tcPr>
          <w:p w14:paraId="62E7CE04" w14:textId="1DAACE82" w:rsidR="00156DB8" w:rsidRDefault="00156DB8" w:rsidP="00156DB8">
            <w:pPr>
              <w:jc w:val="center"/>
            </w:pPr>
            <w:r>
              <w:t>1 person</w:t>
            </w:r>
          </w:p>
        </w:tc>
      </w:tr>
      <w:tr w:rsidR="00156DB8" w14:paraId="3AAE5FC2" w14:textId="77777777" w:rsidTr="00844B24">
        <w:tc>
          <w:tcPr>
            <w:tcW w:w="1620" w:type="dxa"/>
            <w:vMerge/>
          </w:tcPr>
          <w:p w14:paraId="1F15AB2D" w14:textId="1B31B21B" w:rsidR="00156DB8" w:rsidRDefault="00156DB8" w:rsidP="00844B24">
            <w:pPr>
              <w:jc w:val="center"/>
            </w:pPr>
          </w:p>
        </w:tc>
        <w:tc>
          <w:tcPr>
            <w:tcW w:w="1777" w:type="dxa"/>
          </w:tcPr>
          <w:p w14:paraId="1D5491CD" w14:textId="3CC12320" w:rsidR="00156DB8" w:rsidRDefault="00156DB8" w:rsidP="00156DB8">
            <w:pPr>
              <w:jc w:val="left"/>
            </w:pPr>
            <w:r>
              <w:t>Approve</w:t>
            </w:r>
            <w:r>
              <w:rPr>
                <w:cs/>
              </w:rPr>
              <w:t>-</w:t>
            </w:r>
            <w:r>
              <w:t>2</w:t>
            </w:r>
          </w:p>
        </w:tc>
        <w:tc>
          <w:tcPr>
            <w:tcW w:w="2552" w:type="dxa"/>
          </w:tcPr>
          <w:p w14:paraId="506A1EA4" w14:textId="586D4A8E" w:rsidR="00156DB8" w:rsidRDefault="00156DB8" w:rsidP="00156DB8">
            <w:pPr>
              <w:jc w:val="center"/>
            </w:pPr>
            <w:r>
              <w:t>AM</w:t>
            </w:r>
          </w:p>
        </w:tc>
        <w:tc>
          <w:tcPr>
            <w:tcW w:w="1417" w:type="dxa"/>
          </w:tcPr>
          <w:p w14:paraId="12266A20" w14:textId="73D211CF" w:rsidR="00156DB8" w:rsidRDefault="00156DB8" w:rsidP="00156DB8">
            <w:pPr>
              <w:jc w:val="center"/>
            </w:pPr>
            <w:r w:rsidRPr="003F2658">
              <w:t>Must</w:t>
            </w:r>
          </w:p>
        </w:tc>
        <w:tc>
          <w:tcPr>
            <w:tcW w:w="1843" w:type="dxa"/>
          </w:tcPr>
          <w:p w14:paraId="66C1FA5B" w14:textId="5D022570" w:rsidR="00156DB8" w:rsidRDefault="00156DB8" w:rsidP="00156DB8">
            <w:pPr>
              <w:jc w:val="center"/>
            </w:pPr>
            <w:r>
              <w:t>1 person</w:t>
            </w:r>
          </w:p>
        </w:tc>
      </w:tr>
      <w:tr w:rsidR="00156DB8" w14:paraId="2E9AA066" w14:textId="77777777" w:rsidTr="00844B24">
        <w:tc>
          <w:tcPr>
            <w:tcW w:w="1620" w:type="dxa"/>
            <w:vMerge/>
          </w:tcPr>
          <w:p w14:paraId="0EA2F47A" w14:textId="00FC51D0" w:rsidR="00156DB8" w:rsidRDefault="00156DB8" w:rsidP="00844B24">
            <w:pPr>
              <w:jc w:val="center"/>
            </w:pPr>
          </w:p>
        </w:tc>
        <w:tc>
          <w:tcPr>
            <w:tcW w:w="1777" w:type="dxa"/>
          </w:tcPr>
          <w:p w14:paraId="1C89B3BB" w14:textId="3663219D" w:rsidR="00156DB8" w:rsidRDefault="00156DB8" w:rsidP="00156DB8">
            <w:pPr>
              <w:jc w:val="left"/>
            </w:pPr>
            <w:r>
              <w:t>Approve</w:t>
            </w:r>
            <w:r>
              <w:rPr>
                <w:cs/>
              </w:rPr>
              <w:t>-</w:t>
            </w:r>
            <w:r>
              <w:t>3</w:t>
            </w:r>
          </w:p>
        </w:tc>
        <w:tc>
          <w:tcPr>
            <w:tcW w:w="2552" w:type="dxa"/>
          </w:tcPr>
          <w:p w14:paraId="69C0C461" w14:textId="140D5B68" w:rsidR="00156DB8" w:rsidRDefault="00156DB8" w:rsidP="00156DB8">
            <w:pPr>
              <w:jc w:val="center"/>
            </w:pPr>
            <w:r>
              <w:t>MGR</w:t>
            </w:r>
            <w:r>
              <w:rPr>
                <w:cs/>
              </w:rPr>
              <w:t>.</w:t>
            </w:r>
          </w:p>
        </w:tc>
        <w:tc>
          <w:tcPr>
            <w:tcW w:w="1417" w:type="dxa"/>
          </w:tcPr>
          <w:p w14:paraId="233AA6F7" w14:textId="5F785050" w:rsidR="00156DB8" w:rsidRDefault="00156DB8" w:rsidP="00156DB8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1C241086" w14:textId="25ADFB5C" w:rsidR="00156DB8" w:rsidRDefault="00156DB8" w:rsidP="00156DB8">
            <w:pPr>
              <w:jc w:val="center"/>
            </w:pPr>
            <w:r>
              <w:t>1 person</w:t>
            </w:r>
          </w:p>
        </w:tc>
      </w:tr>
      <w:tr w:rsidR="00156DB8" w14:paraId="0C425F40" w14:textId="77777777" w:rsidTr="00844B24">
        <w:tc>
          <w:tcPr>
            <w:tcW w:w="1620" w:type="dxa"/>
            <w:vMerge/>
          </w:tcPr>
          <w:p w14:paraId="789B9716" w14:textId="13EE3630" w:rsidR="00156DB8" w:rsidRPr="00042E56" w:rsidRDefault="00156DB8" w:rsidP="00844B24">
            <w:pPr>
              <w:jc w:val="center"/>
            </w:pPr>
          </w:p>
        </w:tc>
        <w:tc>
          <w:tcPr>
            <w:tcW w:w="1777" w:type="dxa"/>
          </w:tcPr>
          <w:p w14:paraId="040026E6" w14:textId="77777777" w:rsidR="00156DB8" w:rsidRDefault="00156DB8" w:rsidP="00844B24">
            <w:pPr>
              <w:jc w:val="center"/>
            </w:pPr>
            <w:r>
              <w:t>Approve</w:t>
            </w:r>
            <w:r>
              <w:rPr>
                <w:cs/>
              </w:rPr>
              <w:t>-</w:t>
            </w:r>
            <w:r>
              <w:t>4</w:t>
            </w:r>
          </w:p>
        </w:tc>
        <w:tc>
          <w:tcPr>
            <w:tcW w:w="2552" w:type="dxa"/>
          </w:tcPr>
          <w:p w14:paraId="14E0FB6E" w14:textId="77777777" w:rsidR="00156DB8" w:rsidRDefault="00156DB8" w:rsidP="00844B24">
            <w:pPr>
              <w:jc w:val="center"/>
            </w:pPr>
            <w:r>
              <w:t>GM</w:t>
            </w:r>
          </w:p>
        </w:tc>
        <w:tc>
          <w:tcPr>
            <w:tcW w:w="1417" w:type="dxa"/>
          </w:tcPr>
          <w:p w14:paraId="161A7571" w14:textId="77777777" w:rsidR="00156DB8" w:rsidRPr="00042E56" w:rsidRDefault="00156DB8" w:rsidP="00844B24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101838A9" w14:textId="77777777" w:rsidR="00156DB8" w:rsidRPr="00042E56" w:rsidRDefault="00156DB8" w:rsidP="00844B24">
            <w:pPr>
              <w:jc w:val="center"/>
            </w:pPr>
            <w:r>
              <w:t>1 person</w:t>
            </w:r>
          </w:p>
        </w:tc>
      </w:tr>
      <w:tr w:rsidR="0008685A" w14:paraId="30A63CCC" w14:textId="77777777" w:rsidTr="00844B24">
        <w:tc>
          <w:tcPr>
            <w:tcW w:w="1620" w:type="dxa"/>
          </w:tcPr>
          <w:p w14:paraId="694CC209" w14:textId="77777777" w:rsidR="0008685A" w:rsidRDefault="0008685A" w:rsidP="00844B24">
            <w:pPr>
              <w:jc w:val="center"/>
            </w:pPr>
            <w:r>
              <w:t>Step</w:t>
            </w:r>
          </w:p>
        </w:tc>
        <w:tc>
          <w:tcPr>
            <w:tcW w:w="1777" w:type="dxa"/>
          </w:tcPr>
          <w:p w14:paraId="40BCBE6B" w14:textId="77777777" w:rsidR="0008685A" w:rsidRDefault="0008685A" w:rsidP="00844B24">
            <w:pPr>
              <w:jc w:val="left"/>
            </w:pPr>
            <w:r>
              <w:t>Sub detail</w:t>
            </w:r>
          </w:p>
        </w:tc>
        <w:tc>
          <w:tcPr>
            <w:tcW w:w="2552" w:type="dxa"/>
          </w:tcPr>
          <w:p w14:paraId="23E1DEF9" w14:textId="77777777" w:rsidR="0008685A" w:rsidRDefault="0008685A" w:rsidP="00844B24">
            <w:pPr>
              <w:jc w:val="center"/>
            </w:pPr>
            <w:r>
              <w:t>Position</w:t>
            </w:r>
          </w:p>
        </w:tc>
        <w:tc>
          <w:tcPr>
            <w:tcW w:w="1417" w:type="dxa"/>
          </w:tcPr>
          <w:p w14:paraId="2B33B09A" w14:textId="77777777" w:rsidR="0008685A" w:rsidRDefault="0008685A" w:rsidP="00844B24">
            <w:pPr>
              <w:jc w:val="center"/>
            </w:pPr>
            <w:r>
              <w:t>Priority</w:t>
            </w:r>
          </w:p>
        </w:tc>
        <w:tc>
          <w:tcPr>
            <w:tcW w:w="1843" w:type="dxa"/>
          </w:tcPr>
          <w:p w14:paraId="790ADBFC" w14:textId="77777777" w:rsidR="0008685A" w:rsidRDefault="0008685A" w:rsidP="00844B24">
            <w:pPr>
              <w:jc w:val="center"/>
            </w:pPr>
            <w:r>
              <w:t>Remark</w:t>
            </w:r>
          </w:p>
        </w:tc>
      </w:tr>
      <w:tr w:rsidR="0008685A" w14:paraId="45B25608" w14:textId="77777777" w:rsidTr="00844B24">
        <w:tc>
          <w:tcPr>
            <w:tcW w:w="1620" w:type="dxa"/>
          </w:tcPr>
          <w:p w14:paraId="74772776" w14:textId="77777777" w:rsidR="0008685A" w:rsidRDefault="0008685A" w:rsidP="00844B24">
            <w:pPr>
              <w:jc w:val="center"/>
            </w:pPr>
            <w:r w:rsidRPr="00042E56">
              <w:t>Final approve</w:t>
            </w:r>
          </w:p>
        </w:tc>
        <w:tc>
          <w:tcPr>
            <w:tcW w:w="1777" w:type="dxa"/>
          </w:tcPr>
          <w:p w14:paraId="1A31D367" w14:textId="77777777" w:rsidR="0008685A" w:rsidRDefault="0008685A" w:rsidP="00844B24">
            <w:pPr>
              <w:jc w:val="center"/>
            </w:pPr>
            <w:r w:rsidRPr="00042E56">
              <w:rPr>
                <w:cs/>
              </w:rPr>
              <w:t>-</w:t>
            </w:r>
          </w:p>
        </w:tc>
        <w:tc>
          <w:tcPr>
            <w:tcW w:w="2552" w:type="dxa"/>
          </w:tcPr>
          <w:p w14:paraId="0487E1E0" w14:textId="77777777" w:rsidR="0008685A" w:rsidRDefault="0008685A" w:rsidP="00844B24">
            <w:pPr>
              <w:jc w:val="center"/>
            </w:pPr>
            <w:r w:rsidRPr="00AA556D">
              <w:t>ED</w:t>
            </w:r>
          </w:p>
        </w:tc>
        <w:tc>
          <w:tcPr>
            <w:tcW w:w="1417" w:type="dxa"/>
          </w:tcPr>
          <w:p w14:paraId="6BF0FE7A" w14:textId="77777777" w:rsidR="0008685A" w:rsidRPr="00042E56" w:rsidRDefault="0008685A" w:rsidP="00844B24">
            <w:pPr>
              <w:jc w:val="center"/>
            </w:pPr>
            <w:r w:rsidRPr="00042E56">
              <w:t>Must</w:t>
            </w:r>
          </w:p>
        </w:tc>
        <w:tc>
          <w:tcPr>
            <w:tcW w:w="1843" w:type="dxa"/>
          </w:tcPr>
          <w:p w14:paraId="175F7FB1" w14:textId="77777777" w:rsidR="0008685A" w:rsidRDefault="0008685A" w:rsidP="00844B24">
            <w:pPr>
              <w:jc w:val="center"/>
            </w:pPr>
            <w:r w:rsidRPr="00042E56">
              <w:t>1 person</w:t>
            </w:r>
          </w:p>
        </w:tc>
      </w:tr>
    </w:tbl>
    <w:p w14:paraId="09D105BE" w14:textId="67D60E30" w:rsidR="001A3CEC" w:rsidRDefault="001A3CEC" w:rsidP="0008685A">
      <w:pPr>
        <w:spacing w:line="240" w:lineRule="auto"/>
        <w:ind w:firstLine="720"/>
      </w:pPr>
      <w:r>
        <w:rPr>
          <w:rFonts w:hint="cs"/>
          <w:cs/>
        </w:rPr>
        <w:t>3.ขั้นตอนการอนุมัติการเปลี่ยนแปลงกระบวนการทำงานแบ่งเป็นช่วงของวางแผนและช่วงของการทำงานจริง ซึ่งจะแสดงรายละเอียดของแต่ละช่วงเวลาดังนี้</w:t>
      </w:r>
    </w:p>
    <w:p w14:paraId="32D5EF1D" w14:textId="77777777" w:rsidR="001A3CEC" w:rsidRDefault="001A3CEC" w:rsidP="001A3CEC">
      <w:pPr>
        <w:spacing w:line="240" w:lineRule="auto"/>
        <w:ind w:left="720"/>
      </w:pPr>
      <w:r>
        <w:rPr>
          <w:rFonts w:hint="cs"/>
          <w:cs/>
        </w:rPr>
        <w:t xml:space="preserve">    3.1.ช่วงของการวางแผน</w:t>
      </w:r>
    </w:p>
    <w:p w14:paraId="54430200" w14:textId="5926A0AC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 xml:space="preserve">         ในช่วงของการวางแผนจะมีรายละเอียดของขั้นตอนการจัดทำการเปลี่ยนแปลงกระบวนการทำงาน และขั้นตอนการอนุมัติการเปลี่ยนแปลงกระบวนการทำ</w:t>
      </w:r>
      <w:r w:rsidR="00C913BD">
        <w:rPr>
          <w:rFonts w:hint="cs"/>
          <w:cs/>
        </w:rPr>
        <w:t>งานจะแสดงรายละเอียดดังภาพที่ 2-7</w:t>
      </w:r>
      <w:r>
        <w:rPr>
          <w:cs/>
        </w:rPr>
        <w:t xml:space="preserve"> </w:t>
      </w:r>
      <w:r>
        <w:rPr>
          <w:rFonts w:hint="cs"/>
          <w:cs/>
        </w:rPr>
        <w:t>ดังนี้</w:t>
      </w:r>
    </w:p>
    <w:p w14:paraId="29B0AB5E" w14:textId="3F323A51" w:rsidR="001A3CEC" w:rsidRDefault="001A3CEC" w:rsidP="001A3CEC">
      <w:pPr>
        <w:spacing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3ADF8E0D" wp14:editId="49EBDD89">
            <wp:extent cx="2862814" cy="4067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026" cy="40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16FD" w14:textId="1F92163A" w:rsidR="005C40F1" w:rsidRPr="00156DB8" w:rsidRDefault="005C40F1" w:rsidP="00156DB8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7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5C40F1">
        <w:rPr>
          <w:rFonts w:hint="cs"/>
          <w:i w:val="0"/>
          <w:iCs w:val="0"/>
          <w:color w:val="auto"/>
          <w:sz w:val="32"/>
          <w:szCs w:val="32"/>
          <w:cs/>
        </w:rPr>
        <w:t>ขั้นตอนการจัดทำแบบฟอร์มเปลี่ยนแปลงกระบวนการทำงานและขั้นตอนการอนุมัติการเปลี่ยนแปลงกระบวนการทำงานในช่วงของการวางแผน</w:t>
      </w:r>
    </w:p>
    <w:p w14:paraId="31653D5A" w14:textId="35705B04" w:rsidR="001A3CEC" w:rsidRDefault="001856FF" w:rsidP="001A3CEC">
      <w:pPr>
        <w:spacing w:line="240" w:lineRule="auto"/>
        <w:ind w:firstLine="720"/>
        <w:jc w:val="both"/>
        <w:rPr>
          <w:cs/>
        </w:rPr>
      </w:pPr>
      <w:r>
        <w:rPr>
          <w:rFonts w:hint="cs"/>
          <w:cs/>
        </w:rPr>
        <w:t>จากภาพที่ 2-</w:t>
      </w:r>
      <w:r w:rsidR="00156DB8">
        <w:rPr>
          <w:rFonts w:hint="cs"/>
          <w:cs/>
        </w:rPr>
        <w:t xml:space="preserve">7 </w:t>
      </w:r>
      <w:r w:rsidR="001A3CEC">
        <w:rPr>
          <w:rFonts w:hint="cs"/>
          <w:cs/>
        </w:rPr>
        <w:t>จะอธิบายขั้นตอนการจัดทำแบบฟอร์มเปลี่ยนแปลงกระบวนการทำงานและขั้นตอนการอนุมัติการเปลี่ยนแปลงกระบวนการทำงานในช่วงของการวางแผนโดยแบ่งแต่ละขั้นตอนดังนี้</w:t>
      </w:r>
    </w:p>
    <w:p w14:paraId="13EF768C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>ขั้นตอนที่ 1 ผู้ขอเปลี่ยนแปลงกระบวนการทำงานกรอกข้อมูลลงแบบฟอร์มเปลี่ยนแปลงกระบวนการทำงานเสร็จเรียบร้อยถัดไปจะเป็นการอนุมัติการเปลี่ยนแปลงกระบสนการทำงาน</w:t>
      </w:r>
    </w:p>
    <w:p w14:paraId="64A38BF5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>ขั้นตอนที่ 2  ในการอนุมัติการเปลี่ยนแปลงกระบวนทำงานการจะเริ่มจากการอนุมัติของผู้อนุมัติของแผนกผู้ขอเปลี่ยนแปลงกระบวนการทำงาน</w:t>
      </w:r>
    </w:p>
    <w:p w14:paraId="713D318F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>ขั้นตอนที่ 3  เป็นการอนุมัติของแผนกที่เกี่ยวข้องกับการเปลี่ยนแปลงกระบวนการทำงาน</w:t>
      </w:r>
    </w:p>
    <w:p w14:paraId="53A328F1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 xml:space="preserve">ขั้นตอนที่ 4  ตรวจสอบว่าการเปลี่ยนแปลงกระบวนการทำงานลำดับความสำคัญของการเปลี่ยนแปลงกระบวนการทำงานมีค่าน้อยกว่า </w:t>
      </w:r>
      <w:r>
        <w:t xml:space="preserve">C2 </w:t>
      </w:r>
      <w:r>
        <w:rPr>
          <w:rFonts w:hint="cs"/>
          <w:cs/>
        </w:rPr>
        <w:t xml:space="preserve">ให้ไปที่ขั้นตอนการอนุมัติของ </w:t>
      </w:r>
      <w:r>
        <w:t xml:space="preserve">QAP </w:t>
      </w:r>
      <w:r>
        <w:rPr>
          <w:rFonts w:hint="cs"/>
          <w:cs/>
        </w:rPr>
        <w:t xml:space="preserve">แต่ถ้ามีค่ามากกว่าหรือเท่ากับ </w:t>
      </w:r>
      <w:r>
        <w:t>C2</w:t>
      </w:r>
      <w:r>
        <w:rPr>
          <w:rFonts w:hint="cs"/>
          <w:cs/>
        </w:rPr>
        <w:t xml:space="preserve"> ให้ข้ามขั้นตอนการอนุมัติของ </w:t>
      </w:r>
      <w:r>
        <w:t>QAP</w:t>
      </w:r>
      <w:r>
        <w:rPr>
          <w:rFonts w:hint="cs"/>
          <w:cs/>
        </w:rPr>
        <w:t xml:space="preserve"> </w:t>
      </w:r>
      <w:r>
        <w:rPr>
          <w:cs/>
        </w:rPr>
        <w:t xml:space="preserve"> </w:t>
      </w:r>
      <w:r>
        <w:rPr>
          <w:rFonts w:hint="cs"/>
          <w:cs/>
        </w:rPr>
        <w:t xml:space="preserve">ไปทำขั้นตอนถัดไปคือขั้นตอนการอนุมัติของ </w:t>
      </w:r>
      <w:r>
        <w:t>BKD</w:t>
      </w:r>
    </w:p>
    <w:p w14:paraId="35669844" w14:textId="77777777" w:rsidR="001A3CEC" w:rsidRPr="00E1682F" w:rsidRDefault="001A3CEC" w:rsidP="001A3CEC">
      <w:pPr>
        <w:spacing w:line="240" w:lineRule="auto"/>
        <w:ind w:firstLine="720"/>
        <w:rPr>
          <w:cs/>
        </w:rPr>
      </w:pPr>
      <w:r>
        <w:rPr>
          <w:rFonts w:hint="cs"/>
          <w:cs/>
        </w:rPr>
        <w:t xml:space="preserve">ขั้นตอนที่ 5 เป็นการอนุมัติของผู้อนุมัติที่อยู่ในส่วนงานของ </w:t>
      </w:r>
      <w:r>
        <w:t xml:space="preserve">QAP </w:t>
      </w:r>
      <w:r>
        <w:rPr>
          <w:rFonts w:hint="cs"/>
          <w:cs/>
        </w:rPr>
        <w:t>โดยจะทำการอนุมัติเป็นการกรอกแบบฟอร์มของส่วนงานนั้น</w:t>
      </w:r>
    </w:p>
    <w:p w14:paraId="3BEC4610" w14:textId="77777777" w:rsidR="001A3CEC" w:rsidRPr="00E1682F" w:rsidRDefault="001A3CEC" w:rsidP="001A3CEC">
      <w:pPr>
        <w:spacing w:line="240" w:lineRule="auto"/>
        <w:ind w:firstLine="720"/>
        <w:rPr>
          <w:cs/>
        </w:rPr>
      </w:pPr>
      <w:r>
        <w:rPr>
          <w:rFonts w:hint="cs"/>
          <w:cs/>
        </w:rPr>
        <w:lastRenderedPageBreak/>
        <w:t xml:space="preserve">ขั้นตอนที่ 6 เป็นการอนุมัติของผู้อนุมัติที่อยู่ในส่วนงานของ </w:t>
      </w:r>
      <w:r>
        <w:t xml:space="preserve">BKD </w:t>
      </w:r>
      <w:r>
        <w:rPr>
          <w:rFonts w:hint="cs"/>
          <w:cs/>
        </w:rPr>
        <w:t>โดยจะทำการอนุมัติเป็นการกรอกแบบฟอร์มของส่วนงานนั้น</w:t>
      </w:r>
    </w:p>
    <w:p w14:paraId="7248BA16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 xml:space="preserve">ขั้นตอนที่ 5 เป็นการอนุมัติของผู้อนุมัติที่อยู่ในส่วนงานของ </w:t>
      </w:r>
      <w:r>
        <w:t xml:space="preserve">QAC </w:t>
      </w:r>
      <w:r>
        <w:rPr>
          <w:rFonts w:hint="cs"/>
          <w:cs/>
        </w:rPr>
        <w:t xml:space="preserve">โดยในการอนุมัติจะแบ่งแยกคนอนุมัติตามผลิตภัณฑ์ได้แก่ </w:t>
      </w:r>
      <w:r w:rsidRPr="00E63851">
        <w:t>Gasoline</w:t>
      </w:r>
      <w:r>
        <w:t>, Diesel, Diesel Solenoid, Diesel Filter, SIFS</w:t>
      </w:r>
    </w:p>
    <w:p w14:paraId="6B17DBDF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>ขั้นตอนที่ 6 เป็นการแจ้งเตือนไปยังส่วนงานที่เกี่ยวคล้องกับการเปลี่ยนแปลงกระบวนการทำงานหลังจากนั้นเป็นอันจบช่วงของการวางแผน</w:t>
      </w:r>
    </w:p>
    <w:p w14:paraId="0D5AD9D9" w14:textId="77777777" w:rsidR="001A3CEC" w:rsidRDefault="001A3CEC" w:rsidP="001A3CEC">
      <w:pPr>
        <w:spacing w:line="240" w:lineRule="auto"/>
        <w:ind w:left="720"/>
      </w:pPr>
      <w:r>
        <w:rPr>
          <w:rFonts w:hint="cs"/>
          <w:cs/>
        </w:rPr>
        <w:t xml:space="preserve">    3.2.ช่วงเวลาการทำงานจริง</w:t>
      </w:r>
    </w:p>
    <w:p w14:paraId="71641998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 xml:space="preserve">         ในช่วงของการวางแผนจะมีรายละเอียดของขั้นตอนการจัดทำการเปลี่ยนแปลงกระบวนการทำงาน และขั้นตอนการอนุมัติการเปลี่ยนแปลงกระบวนการทำงานจะแสดงรายละเอียดดังภาพที่ 2-6</w:t>
      </w:r>
      <w:r>
        <w:rPr>
          <w:cs/>
        </w:rPr>
        <w:t xml:space="preserve"> </w:t>
      </w:r>
      <w:r>
        <w:rPr>
          <w:rFonts w:hint="cs"/>
          <w:cs/>
        </w:rPr>
        <w:t>ดังนี้</w:t>
      </w:r>
    </w:p>
    <w:p w14:paraId="2836CC2A" w14:textId="62214504" w:rsidR="001A3CEC" w:rsidRDefault="001A3CEC" w:rsidP="001A3CEC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58358AD9" wp14:editId="789EBCBD">
            <wp:extent cx="2686050" cy="37458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7D98" w14:textId="5EB60964" w:rsidR="005C40F1" w:rsidRPr="00CC2BCD" w:rsidRDefault="005C40F1" w:rsidP="005C40F1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8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5C40F1">
        <w:rPr>
          <w:rFonts w:hint="cs"/>
          <w:i w:val="0"/>
          <w:iCs w:val="0"/>
          <w:color w:val="auto"/>
          <w:sz w:val="32"/>
          <w:szCs w:val="32"/>
          <w:cs/>
        </w:rPr>
        <w:t>ขั้นตอนการจัดทำแบบฟอร์มเปลี่ยนแปลงกระบวนการทำงานและขั้นตอนการอนุมัติการเปลี่ยนแปลงกระบวนการทำงานในช่วงของการทำงานจริง</w:t>
      </w:r>
    </w:p>
    <w:p w14:paraId="538FC834" w14:textId="0FF03F73" w:rsidR="001A3CEC" w:rsidRDefault="00844B24" w:rsidP="000831B5">
      <w:pPr>
        <w:spacing w:line="240" w:lineRule="auto"/>
        <w:ind w:firstLine="720"/>
        <w:jc w:val="left"/>
        <w:rPr>
          <w:cs/>
        </w:rPr>
      </w:pPr>
      <w:r>
        <w:rPr>
          <w:rFonts w:hint="cs"/>
          <w:cs/>
        </w:rPr>
        <w:t>จากภาพที่ 2-</w:t>
      </w:r>
      <w:r w:rsidR="000831B5">
        <w:t xml:space="preserve">8 </w:t>
      </w:r>
      <w:r w:rsidR="000831B5">
        <w:rPr>
          <w:rFonts w:hint="cs"/>
          <w:cs/>
        </w:rPr>
        <w:t>จะอธิบายขั้นตอนการจัดทำแบบฟอร์มเปลี่ยนแปลงกระบวนการทำงานและขั้นตอนการอนุมัติการเปลี่ยนแปลงกระบวนการทำงานในช่วงของการทำงานจริงโดยแบ่งแต่ละขั้นตอนดังนี้</w:t>
      </w:r>
    </w:p>
    <w:p w14:paraId="4E00587E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lastRenderedPageBreak/>
        <w:t>ขั้นตอนที่ 1 ผู้ขอเปลี่ยนแปลงกระบวนการทำงานกรอกข้อมูลลงแบบฟอร์มเปลี่ยนแปลงกระบวนการทำงานในส่วนของรายละเอียดการทำงานจริงเสร็จเรียบร้อย ถัดไปจะเป็นการอนุมัติการเปลี่ยนแปลงกระบวนการทำงานของช่วงการวางแผน</w:t>
      </w:r>
    </w:p>
    <w:p w14:paraId="7E4FBF4C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>ขั้นตอนที่ 2  ในการอนุมัติการเปลี่ยนแปลงกระบวนทำงานการจะเริ่มจากการอนุมัติของผู้อนุมัติของแผนกผู้ขอเปลี่ยนแปลงกระบวนการทำงาน</w:t>
      </w:r>
    </w:p>
    <w:p w14:paraId="546ACB88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>ขั้นตอนที่ 3  เป็นการอนุมัติของแผนกที่เกี่ยวข้องกับการเปลี่ยนแปลงกระบวนการทำงาน</w:t>
      </w:r>
    </w:p>
    <w:p w14:paraId="200F033D" w14:textId="77777777" w:rsidR="001A3CEC" w:rsidRDefault="001A3CEC" w:rsidP="001A3CEC">
      <w:pPr>
        <w:spacing w:line="240" w:lineRule="auto"/>
        <w:ind w:firstLine="720"/>
      </w:pPr>
      <w:r>
        <w:rPr>
          <w:rFonts w:hint="cs"/>
          <w:cs/>
        </w:rPr>
        <w:t xml:space="preserve">ขั้นตอนที่ 4 เป็นการอนุมัติของผู้อนุมัติที่อยู่ในส่วนงานของ </w:t>
      </w:r>
      <w:r>
        <w:t xml:space="preserve">QAC </w:t>
      </w:r>
      <w:r>
        <w:rPr>
          <w:rFonts w:hint="cs"/>
          <w:cs/>
        </w:rPr>
        <w:t xml:space="preserve">โดยในการอนุมัติจะแบ่งแยกคนอนุมัติตามผลิตภัณฑ์ได้แก่ </w:t>
      </w:r>
      <w:r w:rsidRPr="00E63851">
        <w:t>Gasoline</w:t>
      </w:r>
      <w:r>
        <w:t>, Diesel, Diesel Solenoid, Diesel Filter, SIFS</w:t>
      </w:r>
    </w:p>
    <w:p w14:paraId="1CEE3954" w14:textId="49D00040" w:rsidR="001A3CEC" w:rsidRPr="001A3CEC" w:rsidRDefault="001A3CEC" w:rsidP="001A3CEC">
      <w:r>
        <w:rPr>
          <w:rFonts w:hint="cs"/>
          <w:cs/>
        </w:rPr>
        <w:t>ขั้นตอนที่ 5 เป็นการแจ้งเตือนไปยังส่วนงานที่เกี่ยวคล้องกับการเปลี่ยนแปลงกระบวนการทำงานหลังจากนั้นเป็นอันจบการทำงานของการเปลี่ยนแปลงกระบวนการทำงาน</w:t>
      </w:r>
    </w:p>
    <w:p w14:paraId="59FC70CB" w14:textId="37827667" w:rsidR="000425CC" w:rsidRPr="006806A7" w:rsidRDefault="000425CC" w:rsidP="000425CC">
      <w:pPr>
        <w:pStyle w:val="Heading3"/>
        <w:rPr>
          <w:highlight w:val="yellow"/>
        </w:rPr>
      </w:pPr>
      <w:bookmarkStart w:id="128" w:name="_Toc54854167"/>
      <w:r w:rsidRPr="006806A7">
        <w:rPr>
          <w:rFonts w:hint="cs"/>
          <w:highlight w:val="yellow"/>
          <w:cs/>
        </w:rPr>
        <w:t>ระบบ</w:t>
      </w:r>
      <w:r w:rsidR="007354B5" w:rsidRPr="006806A7">
        <w:rPr>
          <w:rFonts w:hint="cs"/>
          <w:highlight w:val="yellow"/>
          <w:cs/>
        </w:rPr>
        <w:t>ฐานข้อมูลของพนักงาน</w:t>
      </w:r>
      <w:r w:rsidRPr="006806A7">
        <w:rPr>
          <w:rFonts w:hint="cs"/>
          <w:highlight w:val="yellow"/>
          <w:cs/>
        </w:rPr>
        <w:t xml:space="preserve"> (</w:t>
      </w:r>
      <w:r w:rsidR="007354B5" w:rsidRPr="006806A7">
        <w:rPr>
          <w:highlight w:val="yellow"/>
        </w:rPr>
        <w:t xml:space="preserve">Database Master Centralized </w:t>
      </w:r>
      <w:r w:rsidR="007354B5" w:rsidRPr="006806A7">
        <w:rPr>
          <w:highlight w:val="yellow"/>
          <w:cs/>
        </w:rPr>
        <w:t xml:space="preserve">: </w:t>
      </w:r>
      <w:r w:rsidR="007354B5" w:rsidRPr="006806A7">
        <w:rPr>
          <w:highlight w:val="yellow"/>
        </w:rPr>
        <w:t>DBMC</w:t>
      </w:r>
      <w:r w:rsidRPr="006806A7">
        <w:rPr>
          <w:rFonts w:hint="cs"/>
          <w:highlight w:val="yellow"/>
          <w:cs/>
        </w:rPr>
        <w:t>)</w:t>
      </w:r>
      <w:bookmarkEnd w:id="128"/>
    </w:p>
    <w:p w14:paraId="34AFD0B1" w14:textId="77777777" w:rsidR="000425CC" w:rsidRPr="00C541DD" w:rsidRDefault="000425CC" w:rsidP="000425CC">
      <w:pPr>
        <w:ind w:firstLine="720"/>
      </w:pPr>
      <w:r w:rsidRPr="00C541DD">
        <w:rPr>
          <w:rFonts w:hint="cs"/>
          <w:cs/>
        </w:rPr>
        <w:t>ในการพัฒนาระบบที่ได้รับมอบหมายจำเป็นต้องศึกษาข้อมูลของระบบฐานข้อมูลพนักงาน</w:t>
      </w:r>
      <w:r w:rsidRPr="00C541DD">
        <w:rPr>
          <w:cs/>
        </w:rPr>
        <w:t xml:space="preserve"> </w:t>
      </w:r>
      <w:r w:rsidRPr="00C541DD">
        <w:rPr>
          <w:rFonts w:hint="cs"/>
          <w:cs/>
        </w:rPr>
        <w:t>(</w:t>
      </w:r>
      <w:r w:rsidRPr="00C541DD">
        <w:t xml:space="preserve">Database Master Centralized </w:t>
      </w:r>
      <w:r w:rsidRPr="00C541DD">
        <w:rPr>
          <w:cs/>
        </w:rPr>
        <w:t xml:space="preserve">: </w:t>
      </w:r>
      <w:r w:rsidRPr="00C541DD">
        <w:t>DBMC</w:t>
      </w:r>
      <w:r w:rsidRPr="00C541DD">
        <w:rPr>
          <w:rFonts w:hint="cs"/>
          <w:cs/>
        </w:rPr>
        <w:t>)</w:t>
      </w:r>
      <w:r w:rsidRPr="00C541DD">
        <w:rPr>
          <w:cs/>
        </w:rPr>
        <w:t xml:space="preserve"> </w:t>
      </w:r>
      <w:r w:rsidRPr="00C541DD">
        <w:rPr>
          <w:rFonts w:hint="cs"/>
          <w:cs/>
        </w:rPr>
        <w:t xml:space="preserve">เพื่อนำข้อมูลของพนักงานมาใช้ภายในระบบเปลี่ยนแปลงกระบวนการทำงาน </w:t>
      </w:r>
    </w:p>
    <w:p w14:paraId="57E5F010" w14:textId="77777777" w:rsidR="000425CC" w:rsidRPr="005E7241" w:rsidRDefault="000425CC" w:rsidP="000425CC">
      <w:pPr>
        <w:ind w:firstLine="720"/>
        <w:rPr>
          <w:del w:id="129" w:author="jane" w:date="2014-10-12T21:27:00Z"/>
        </w:rPr>
      </w:pPr>
      <w:r w:rsidRPr="005E7241">
        <w:rPr>
          <w:rFonts w:hint="cs"/>
          <w:cs/>
        </w:rPr>
        <w:t xml:space="preserve">ระบบฐานข้อมูลพนักงานที่เก็บรวบรวมและจัดการข้อมูลของพนักงานของบริษัท </w:t>
      </w:r>
      <w:r w:rsidRPr="005E7241">
        <w:t xml:space="preserve">SDM </w:t>
      </w:r>
      <w:r w:rsidRPr="005E7241">
        <w:rPr>
          <w:rFonts w:hint="cs"/>
          <w:cs/>
        </w:rPr>
        <w:t xml:space="preserve">และ </w:t>
      </w:r>
      <w:r w:rsidRPr="005E7241">
        <w:t xml:space="preserve">SKD </w:t>
      </w:r>
      <w:r w:rsidRPr="005E7241">
        <w:rPr>
          <w:rFonts w:hint="cs"/>
          <w:cs/>
        </w:rPr>
        <w:t>โดยข้อมูลที่มีอยู่ภายในระบบ เช่น ข้อมูลส่วนตัวของพนักงาน ข้อมูลการย้ายแผนก ข้อมูลการย้ายกะ เป็นต้น</w:t>
      </w:r>
      <w:bookmarkStart w:id="130" w:name="_heading=h.2u6wntf" w:colFirst="0" w:colLast="0"/>
      <w:bookmarkEnd w:id="130"/>
    </w:p>
    <w:p w14:paraId="3C5617F2" w14:textId="568B00B8" w:rsidR="001A3CEC" w:rsidRPr="001A3CEC" w:rsidRDefault="000425CC" w:rsidP="000425CC">
      <w:pPr>
        <w:rPr>
          <w:cs/>
        </w:rPr>
      </w:pPr>
      <w:bookmarkStart w:id="131" w:name="_heading=h.19c6y18" w:colFirst="0" w:colLast="0"/>
      <w:bookmarkStart w:id="132" w:name="_heading=h.28h4qwu" w:colFirst="0" w:colLast="0"/>
      <w:bookmarkEnd w:id="131"/>
      <w:bookmarkEnd w:id="132"/>
      <w:r w:rsidRPr="005E7241">
        <w:rPr>
          <w:cs/>
        </w:rPr>
        <w:t>เครื่องมือและเทคโนโลยีที่ใช้ในการปฏิบัติงานสหกิจศึกษา</w:t>
      </w:r>
    </w:p>
    <w:p w14:paraId="0E0780BF" w14:textId="4FBAC8F8" w:rsidR="006126F6" w:rsidRPr="00C002EF" w:rsidRDefault="006126F6" w:rsidP="002E5BE0">
      <w:pPr>
        <w:pStyle w:val="Heading2"/>
      </w:pPr>
      <w:bookmarkStart w:id="133" w:name="_Toc420265877"/>
      <w:bookmarkStart w:id="134" w:name="_Toc487543106"/>
      <w:bookmarkStart w:id="135" w:name="_Toc54854168"/>
      <w:r w:rsidRPr="00C002EF">
        <w:rPr>
          <w:cs/>
        </w:rPr>
        <w:t>เครื่องมือและเทคโนโลยีที่ใช้ใน</w:t>
      </w:r>
      <w:bookmarkEnd w:id="133"/>
      <w:r w:rsidRPr="00C002EF">
        <w:rPr>
          <w:cs/>
        </w:rPr>
        <w:t>การปฏิบัติงานสหกิจศึกษา</w:t>
      </w:r>
      <w:bookmarkEnd w:id="134"/>
      <w:bookmarkEnd w:id="135"/>
    </w:p>
    <w:p w14:paraId="50E2D3FC" w14:textId="1ABCAEE1" w:rsidR="006126F6" w:rsidRPr="00C002EF" w:rsidRDefault="000425CC" w:rsidP="003B63A3">
      <w:pPr>
        <w:ind w:firstLine="720"/>
      </w:pPr>
      <w:bookmarkStart w:id="136" w:name="_Toc409387145"/>
      <w:bookmarkStart w:id="137" w:name="_Toc410779730"/>
      <w:bookmarkStart w:id="138" w:name="_Toc413338050"/>
      <w:bookmarkStart w:id="139" w:name="_Toc420387325"/>
      <w:bookmarkStart w:id="140" w:name="_Toc420485921"/>
      <w:bookmarkStart w:id="141" w:name="_Toc420525078"/>
      <w:bookmarkStart w:id="142" w:name="_Toc420734887"/>
      <w:bookmarkStart w:id="143" w:name="_Toc420739380"/>
      <w:r>
        <w:rPr>
          <w:rFonts w:hint="cs"/>
          <w:cs/>
        </w:rPr>
        <w:t>ในการพัฒนาระบบภายในองค์กรหรือบริษัทการใช้เครื่องมือและเทคโนโลยีมีอย่างจำกัด และไม่สนับสนุนการใช้งานบาส่วน ดังนั้นเพื่อให้ได้ประสิทธิภาพในการดำเนินงานมากที่สุดโดยไม่กระทบกับทรัพยากรที่มีอย่างจำกัด ผู้ปฏิบัติสหกิจศึกษาจึงเลือกใช้เครื่องมือและภาษาในการพัฒนาซอฟต์แวร์ดังต่อไปนี้</w:t>
      </w:r>
    </w:p>
    <w:p w14:paraId="4FA1F1BF" w14:textId="7FAC8538" w:rsidR="002E5BE0" w:rsidRPr="006806A7" w:rsidRDefault="002E5BE0" w:rsidP="002E5BE0">
      <w:pPr>
        <w:pStyle w:val="Heading3"/>
        <w:rPr>
          <w:highlight w:val="yellow"/>
        </w:rPr>
      </w:pPr>
      <w:bookmarkStart w:id="144" w:name="_Toc54854169"/>
      <w:bookmarkStart w:id="145" w:name="_Toc409752780"/>
      <w:bookmarkStart w:id="146" w:name="_Toc409753192"/>
      <w:bookmarkStart w:id="147" w:name="_Toc416273386"/>
      <w:bookmarkStart w:id="148" w:name="_Toc416341184"/>
      <w:bookmarkStart w:id="149" w:name="_Toc420265881"/>
      <w:bookmarkStart w:id="150" w:name="_Toc420387326"/>
      <w:bookmarkStart w:id="151" w:name="_Toc420485922"/>
      <w:bookmarkStart w:id="152" w:name="_Toc420525079"/>
      <w:bookmarkStart w:id="153" w:name="_Toc420734888"/>
      <w:bookmarkStart w:id="154" w:name="_Toc420739381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r w:rsidRPr="006806A7">
        <w:rPr>
          <w:rFonts w:hint="cs"/>
          <w:highlight w:val="yellow"/>
          <w:cs/>
        </w:rPr>
        <w:t>ภาษาที่ใช้ในการพัฒนา</w:t>
      </w:r>
      <w:bookmarkEnd w:id="144"/>
    </w:p>
    <w:p w14:paraId="10F19CB5" w14:textId="4F19CA32" w:rsidR="00920193" w:rsidRPr="00C002EF" w:rsidRDefault="000425CC" w:rsidP="00920193">
      <w:pPr>
        <w:spacing w:line="240" w:lineRule="auto"/>
        <w:ind w:firstLine="720"/>
      </w:pPr>
      <w:r w:rsidRPr="00103BC4">
        <w:rPr>
          <w:rFonts w:hint="cs"/>
          <w:cs/>
        </w:rPr>
        <w:t>สำหรับการปฏิบัติงานสหกิจศึกษาในส่วนการพัฒนาซอฟต์แวร์ผู้ปฏิบัติงานสหกิจเลือกใช้</w:t>
      </w:r>
      <w:r w:rsidRPr="00103BC4">
        <w:t xml:space="preserve"> Framework CodeIgniter </w:t>
      </w:r>
      <w:r w:rsidRPr="00103BC4">
        <w:rPr>
          <w:rFonts w:hint="cs"/>
          <w:cs/>
        </w:rPr>
        <w:t xml:space="preserve">ภาษาที่ใช้ได้แก่ </w:t>
      </w:r>
      <w:r w:rsidRPr="00103BC4">
        <w:t xml:space="preserve">HTML, CSS, PHP, SQL </w:t>
      </w:r>
      <w:r w:rsidRPr="00103BC4">
        <w:rPr>
          <w:rFonts w:hint="cs"/>
          <w:cs/>
        </w:rPr>
        <w:t xml:space="preserve">และ </w:t>
      </w:r>
      <w:r w:rsidRPr="00103BC4">
        <w:t>Java script</w:t>
      </w:r>
      <w:r w:rsidRPr="00103BC4">
        <w:rPr>
          <w:rFonts w:hint="cs"/>
          <w:cs/>
        </w:rPr>
        <w:t xml:space="preserve"> โดยจะอธิบาย</w:t>
      </w:r>
      <w:r w:rsidRPr="00103BC4">
        <w:rPr>
          <w:cs/>
        </w:rPr>
        <w:t xml:space="preserve"> </w:t>
      </w:r>
      <w:r w:rsidRPr="00103BC4">
        <w:rPr>
          <w:rFonts w:hint="cs"/>
          <w:cs/>
        </w:rPr>
        <w:t>รายละเอียดได้</w:t>
      </w:r>
      <w:r w:rsidR="004D7F51" w:rsidRPr="00C002EF">
        <w:rPr>
          <w:rFonts w:hint="cs"/>
          <w:cs/>
        </w:rPr>
        <w:t>ดังนี้</w:t>
      </w:r>
    </w:p>
    <w:p w14:paraId="78F7B4F4" w14:textId="7732D3BF" w:rsidR="006126F6" w:rsidRPr="00C002EF" w:rsidRDefault="006126F6" w:rsidP="00760D54">
      <w:pPr>
        <w:pStyle w:val="ListParagraph"/>
        <w:numPr>
          <w:ilvl w:val="0"/>
          <w:numId w:val="3"/>
        </w:numPr>
        <w:spacing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/>
          <w:szCs w:val="32"/>
          <w:cs/>
        </w:rPr>
        <w:t xml:space="preserve">ภาษา </w:t>
      </w:r>
      <w:r w:rsidR="00014A94" w:rsidRPr="00C002EF">
        <w:rPr>
          <w:rFonts w:cs="TH SarabunPSK" w:hint="cs"/>
          <w:szCs w:val="32"/>
        </w:rPr>
        <w:t>HTML</w:t>
      </w:r>
    </w:p>
    <w:p w14:paraId="3D252552" w14:textId="034C9E17" w:rsidR="00014A94" w:rsidRPr="00C002EF" w:rsidRDefault="00275636" w:rsidP="00014A94">
      <w:pPr>
        <w:spacing w:line="240" w:lineRule="auto"/>
        <w:ind w:firstLine="720"/>
      </w:pPr>
      <w:r w:rsidRPr="00103BC4">
        <w:lastRenderedPageBreak/>
        <w:t xml:space="preserve">HTML </w:t>
      </w:r>
      <w:r w:rsidRPr="00103BC4">
        <w:rPr>
          <w:cs/>
        </w:rPr>
        <w:t xml:space="preserve">ย่อมาจาก </w:t>
      </w:r>
      <w:r w:rsidRPr="00103BC4">
        <w:t xml:space="preserve">Hypertext Markup Language </w:t>
      </w:r>
      <w:r w:rsidRPr="00103BC4">
        <w:rPr>
          <w:cs/>
        </w:rPr>
        <w:t>เป็นภาษาคอมพิวเตอร์รูปแบบหนึ่ง ที่มีโครงสร้างการเขียนโดยอาศัยตัวกำกับ (</w:t>
      </w:r>
      <w:r w:rsidRPr="00103BC4">
        <w:t>TAG</w:t>
      </w:r>
      <w:r w:rsidRPr="00103BC4">
        <w:rPr>
          <w:cs/>
        </w:rPr>
        <w:t xml:space="preserve">) ควบคุมการแสดงผลข้อความ รูปภาพ หรือวัตถุอื่น ๆ ผ่านโปรแกรมเบราเซอร์ แต่ละ </w:t>
      </w:r>
      <w:r w:rsidRPr="00103BC4">
        <w:t xml:space="preserve">Tag </w:t>
      </w:r>
      <w:r w:rsidRPr="00103BC4">
        <w:rPr>
          <w:cs/>
        </w:rPr>
        <w:t xml:space="preserve">อาจจะมีส่วนขยาย เรียกว่า </w:t>
      </w:r>
      <w:r w:rsidRPr="00103BC4">
        <w:t xml:space="preserve">Attribute </w:t>
      </w:r>
      <w:r w:rsidRPr="00103BC4">
        <w:rPr>
          <w:cs/>
        </w:rPr>
        <w:t xml:space="preserve">สำหรับระบุ หรือควบคุมการแสดงผล ของเว็บได้ด้วย </w:t>
      </w:r>
      <w:r w:rsidRPr="00103BC4">
        <w:t xml:space="preserve">HTML </w:t>
      </w:r>
      <w:r w:rsidRPr="00103BC4">
        <w:rPr>
          <w:cs/>
        </w:rPr>
        <w:t xml:space="preserve">เป็นภาษาที่ถูกพัฒนาโดย </w:t>
      </w:r>
      <w:r w:rsidRPr="00103BC4">
        <w:t xml:space="preserve">World Wide Web Consortium </w:t>
      </w:r>
      <w:r w:rsidRPr="00103BC4">
        <w:rPr>
          <w:cs/>
        </w:rPr>
        <w:t>(</w:t>
      </w:r>
      <w:r w:rsidRPr="00103BC4">
        <w:t>W3C</w:t>
      </w:r>
      <w:r w:rsidRPr="00103BC4">
        <w:rPr>
          <w:cs/>
        </w:rPr>
        <w:t xml:space="preserve">) จากแม่แบบของภาษา </w:t>
      </w:r>
      <w:r w:rsidRPr="00103BC4">
        <w:t xml:space="preserve">SGML </w:t>
      </w:r>
      <w:r w:rsidRPr="00103BC4">
        <w:rPr>
          <w:cs/>
        </w:rPr>
        <w:t>(</w:t>
      </w:r>
      <w:r w:rsidRPr="00103BC4">
        <w:t>Standard Generalized Markup Language</w:t>
      </w:r>
      <w:r w:rsidRPr="00103BC4">
        <w:rPr>
          <w:cs/>
        </w:rPr>
        <w:t xml:space="preserve">) โดยตัดความสามารถบางส่วนออกไป เพื่อให้สามารถทำความเข้าใจและเรียนรู้ได้ง่าย และด้วยประเด็นดังกล่าว ทำให้บริการ </w:t>
      </w:r>
      <w:r w:rsidRPr="00103BC4">
        <w:t xml:space="preserve">www </w:t>
      </w:r>
      <w:r w:rsidRPr="00103BC4">
        <w:rPr>
          <w:cs/>
        </w:rPr>
        <w:t>เติบโตขยายตัวอย่างกว้างขวาง</w:t>
      </w:r>
      <w:r>
        <w:rPr>
          <w:cs/>
        </w:rPr>
        <w:t xml:space="preserve"> </w:t>
      </w:r>
      <w:r w:rsidRPr="00C002EF">
        <w:rPr>
          <w:cs/>
        </w:rPr>
        <w:t>โดยมีสัญลักษณ์ภาษาดังภาพที่</w:t>
      </w:r>
      <w:r>
        <w:rPr>
          <w:rFonts w:hint="cs"/>
          <w:cs/>
        </w:rPr>
        <w:t xml:space="preserve"> 2</w:t>
      </w:r>
      <w:r w:rsidR="00B52960" w:rsidRPr="00C002EF">
        <w:rPr>
          <w:cs/>
        </w:rPr>
        <w:t>-</w:t>
      </w:r>
      <w:r w:rsidR="000831B5">
        <w:rPr>
          <w:rFonts w:hint="cs"/>
          <w:cs/>
        </w:rPr>
        <w:t>9</w:t>
      </w:r>
    </w:p>
    <w:p w14:paraId="4B400618" w14:textId="77777777" w:rsidR="007F4BA4" w:rsidRPr="00C002EF" w:rsidRDefault="007F4BA4" w:rsidP="00014A94">
      <w:pPr>
        <w:spacing w:line="240" w:lineRule="auto"/>
        <w:ind w:firstLine="720"/>
      </w:pPr>
    </w:p>
    <w:p w14:paraId="452EACA8" w14:textId="75CF3B9A" w:rsidR="00B52960" w:rsidRDefault="00B52960" w:rsidP="00B52960">
      <w:pPr>
        <w:spacing w:line="240" w:lineRule="auto"/>
        <w:ind w:firstLine="720"/>
        <w:jc w:val="center"/>
      </w:pPr>
      <w:r w:rsidRPr="00C002EF">
        <w:rPr>
          <w:rFonts w:hint="cs"/>
          <w:noProof/>
        </w:rPr>
        <w:drawing>
          <wp:inline distT="0" distB="0" distL="0" distR="0" wp14:anchorId="10F82C4B" wp14:editId="7CBB950B">
            <wp:extent cx="2143125" cy="21431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BBA3D" w14:textId="440DEC8F" w:rsidR="005C40F1" w:rsidRPr="00CC2BCD" w:rsidRDefault="005C40F1" w:rsidP="005C40F1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9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002EF">
        <w:rPr>
          <w:i w:val="0"/>
          <w:iCs w:val="0"/>
          <w:color w:val="auto"/>
          <w:sz w:val="32"/>
          <w:szCs w:val="32"/>
          <w:cs/>
        </w:rPr>
        <w:t xml:space="preserve">รูปสัญลักษณ์ภาษา </w:t>
      </w:r>
      <w:r w:rsidRPr="00C002EF">
        <w:rPr>
          <w:rFonts w:hint="cs"/>
          <w:i w:val="0"/>
          <w:iCs w:val="0"/>
          <w:color w:val="auto"/>
          <w:sz w:val="32"/>
          <w:szCs w:val="32"/>
        </w:rPr>
        <w:t>HTML</w:t>
      </w:r>
    </w:p>
    <w:p w14:paraId="7F676358" w14:textId="4E0D9AE5" w:rsidR="006126F6" w:rsidRPr="00C002EF" w:rsidRDefault="009A27AE" w:rsidP="00760D54">
      <w:pPr>
        <w:pStyle w:val="ListParagraph"/>
        <w:numPr>
          <w:ilvl w:val="0"/>
          <w:numId w:val="3"/>
        </w:numPr>
        <w:spacing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/>
          <w:szCs w:val="32"/>
        </w:rPr>
        <w:t>CSS</w:t>
      </w:r>
      <w:r w:rsidR="00275636">
        <w:rPr>
          <w:rFonts w:cs="TH SarabunPSK" w:hint="cs"/>
          <w:szCs w:val="32"/>
          <w:cs/>
        </w:rPr>
        <w:t xml:space="preserve"> </w:t>
      </w:r>
      <w:r w:rsidR="00275636" w:rsidRPr="00103BC4">
        <w:rPr>
          <w:rFonts w:hint="cs"/>
          <w:cs/>
        </w:rPr>
        <w:t>(</w:t>
      </w:r>
      <w:r w:rsidR="00275636" w:rsidRPr="00103BC4">
        <w:t>Cascading Style Sheet</w:t>
      </w:r>
      <w:r w:rsidR="00275636" w:rsidRPr="00103BC4">
        <w:rPr>
          <w:rFonts w:hint="cs"/>
          <w:cs/>
        </w:rPr>
        <w:t>)</w:t>
      </w:r>
    </w:p>
    <w:p w14:paraId="3135F84F" w14:textId="026D960A" w:rsidR="00AF45FB" w:rsidRDefault="00275636" w:rsidP="00AF45FB">
      <w:pPr>
        <w:spacing w:before="0" w:after="0" w:line="240" w:lineRule="auto"/>
        <w:ind w:firstLine="720"/>
        <w:jc w:val="center"/>
      </w:pPr>
      <w:r w:rsidRPr="00103BC4">
        <w:t xml:space="preserve">CSS </w:t>
      </w:r>
      <w:r w:rsidRPr="00103BC4">
        <w:rPr>
          <w:cs/>
        </w:rPr>
        <w:t xml:space="preserve">ย่อมาจาก </w:t>
      </w:r>
      <w:r w:rsidRPr="00103BC4">
        <w:t>Cascading Style Sheet  </w:t>
      </w:r>
      <w:r w:rsidRPr="00103BC4">
        <w:rPr>
          <w:cs/>
        </w:rPr>
        <w:t>มักเรียกโดยย่อว่า</w:t>
      </w:r>
      <w:r w:rsidRPr="00103BC4">
        <w:t> </w:t>
      </w:r>
      <w:r w:rsidRPr="00103BC4">
        <w:rPr>
          <w:cs/>
        </w:rPr>
        <w:t>"สไตล์ชี</w:t>
      </w:r>
      <w:r w:rsidRPr="00103BC4">
        <w:rPr>
          <w:rFonts w:hint="cs"/>
          <w:cs/>
        </w:rPr>
        <w:t>ต</w:t>
      </w:r>
      <w:r w:rsidRPr="00103BC4">
        <w:rPr>
          <w:cs/>
        </w:rPr>
        <w:t>"</w:t>
      </w:r>
      <w:r w:rsidRPr="00103BC4">
        <w:t> </w:t>
      </w:r>
      <w:r w:rsidRPr="00103BC4">
        <w:rPr>
          <w:cs/>
        </w:rPr>
        <w:t>คือภาษาที่ใช้เป็นส่วนของการจัดรูปแบบการแสดงผลเอกสาร  </w:t>
      </w:r>
      <w:r w:rsidRPr="00103BC4">
        <w:t xml:space="preserve">HTML </w:t>
      </w:r>
      <w:r w:rsidRPr="00103BC4">
        <w:rPr>
          <w:cs/>
        </w:rPr>
        <w:t xml:space="preserve">โดยที่ </w:t>
      </w:r>
      <w:r w:rsidRPr="00103BC4">
        <w:t xml:space="preserve">CSS </w:t>
      </w:r>
      <w:r w:rsidRPr="00103BC4">
        <w:rPr>
          <w:cs/>
        </w:rPr>
        <w:t>กำหนดก</w:t>
      </w:r>
      <w:r w:rsidRPr="00103BC4">
        <w:rPr>
          <w:rFonts w:hint="cs"/>
          <w:cs/>
        </w:rPr>
        <w:t>ฎ</w:t>
      </w:r>
      <w:r w:rsidRPr="00103BC4">
        <w:rPr>
          <w:cs/>
        </w:rPr>
        <w:t>เกณฑ์ในการระบุรูปแบบ (หรือ "</w:t>
      </w:r>
      <w:r w:rsidRPr="00103BC4">
        <w:t>Style</w:t>
      </w:r>
      <w:r w:rsidRPr="00103BC4">
        <w:rPr>
          <w:cs/>
        </w:rPr>
        <w:t xml:space="preserve">") 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103BC4">
        <w:t xml:space="preserve">Style </w:t>
      </w:r>
      <w:r w:rsidRPr="00103BC4">
        <w:rPr>
          <w:cs/>
        </w:rPr>
        <w:t xml:space="preserve">นี้ใช้หลักการของการแยกเนื้อหาเอกสาร </w:t>
      </w:r>
      <w:r w:rsidRPr="00103BC4">
        <w:t xml:space="preserve">HTML </w:t>
      </w:r>
      <w:r w:rsidRPr="00103BC4">
        <w:rPr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103BC4">
        <w:t xml:space="preserve">HTML </w:t>
      </w:r>
      <w:r w:rsidRPr="00103BC4">
        <w:rPr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103BC4">
        <w:t xml:space="preserve">HTML </w:t>
      </w:r>
      <w:r w:rsidRPr="00103BC4">
        <w:rPr>
          <w:cs/>
        </w:rPr>
        <w:t>มีลักษณะของความสม่ำเสมอทั่วกันทุกหน้าเอกสารภายในเว็บไซต์เดียวกัน  โดยก</w:t>
      </w:r>
      <w:r w:rsidRPr="00103BC4">
        <w:rPr>
          <w:rFonts w:hint="cs"/>
          <w:cs/>
        </w:rPr>
        <w:t>ฎเกณฑ์</w:t>
      </w:r>
      <w:r w:rsidRPr="00103BC4">
        <w:rPr>
          <w:cs/>
        </w:rPr>
        <w:t>ในการกำหนดรูปแบบ (</w:t>
      </w:r>
      <w:r w:rsidRPr="00103BC4">
        <w:t>Style</w:t>
      </w:r>
      <w:r w:rsidRPr="00103BC4">
        <w:rPr>
          <w:cs/>
        </w:rPr>
        <w:t xml:space="preserve">) เอกสาร </w:t>
      </w:r>
      <w:r w:rsidRPr="00103BC4">
        <w:t xml:space="preserve">HTML </w:t>
      </w:r>
      <w:r w:rsidRPr="00103BC4">
        <w:rPr>
          <w:cs/>
        </w:rPr>
        <w:t xml:space="preserve">ถูกเพิ่มเข้ามาครั้งแรกใน </w:t>
      </w:r>
      <w:r w:rsidRPr="00103BC4">
        <w:t>HTML 4</w:t>
      </w:r>
      <w:r w:rsidRPr="00103BC4">
        <w:rPr>
          <w:cs/>
        </w:rPr>
        <w:t>.</w:t>
      </w:r>
      <w:r w:rsidRPr="00103BC4">
        <w:t>0  </w:t>
      </w:r>
      <w:r w:rsidRPr="00103BC4">
        <w:rPr>
          <w:cs/>
        </w:rPr>
        <w:t xml:space="preserve">เมื่อปีพ.ศ. </w:t>
      </w:r>
      <w:r w:rsidRPr="00103BC4">
        <w:t xml:space="preserve">2539 </w:t>
      </w:r>
      <w:r w:rsidRPr="00103BC4">
        <w:rPr>
          <w:cs/>
        </w:rPr>
        <w:t xml:space="preserve">ในรูปแบบของ </w:t>
      </w:r>
      <w:r w:rsidRPr="00103BC4">
        <w:t xml:space="preserve">CSS level 1 Recommendations </w:t>
      </w:r>
      <w:r w:rsidRPr="00103BC4">
        <w:rPr>
          <w:cs/>
        </w:rPr>
        <w:lastRenderedPageBreak/>
        <w:t xml:space="preserve">ที่กำหนดโดย องค์กร </w:t>
      </w:r>
      <w:r w:rsidRPr="00103BC4">
        <w:t xml:space="preserve">World Wide Web Consortium </w:t>
      </w:r>
      <w:r w:rsidRPr="00103BC4">
        <w:rPr>
          <w:cs/>
        </w:rPr>
        <w:t xml:space="preserve">หรือ </w:t>
      </w:r>
      <w:r w:rsidRPr="00103BC4">
        <w:t>W3C</w:t>
      </w:r>
      <w:r>
        <w:rPr>
          <w:cs/>
        </w:rPr>
        <w:t xml:space="preserve"> </w:t>
      </w:r>
      <w:r w:rsidRPr="00C002EF">
        <w:rPr>
          <w:cs/>
        </w:rPr>
        <w:t xml:space="preserve">โดยมีสัญลักษณ์ภาษาดังภาพที่ </w:t>
      </w:r>
      <w:r w:rsidR="000831B5">
        <w:rPr>
          <w:rFonts w:hint="cs"/>
          <w:cs/>
        </w:rPr>
        <w:t>2-10</w:t>
      </w:r>
      <w:r w:rsidR="00AF45FB" w:rsidRPr="00C002EF">
        <w:rPr>
          <w:rFonts w:hint="cs"/>
          <w:noProof/>
        </w:rPr>
        <w:drawing>
          <wp:inline distT="0" distB="0" distL="0" distR="0" wp14:anchorId="59A60ADE" wp14:editId="4351C6E6">
            <wp:extent cx="1943100" cy="1974187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S3_logo_and_wordmark.svg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770" r="-17059"/>
                    <a:stretch/>
                  </pic:blipFill>
                  <pic:spPr bwMode="auto">
                    <a:xfrm>
                      <a:off x="0" y="0"/>
                      <a:ext cx="1950765" cy="19819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541F9" w14:textId="01569E22" w:rsidR="000831B5" w:rsidRPr="00CC2BCD" w:rsidRDefault="000831B5" w:rsidP="000831B5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10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002EF">
        <w:rPr>
          <w:i w:val="0"/>
          <w:iCs w:val="0"/>
          <w:color w:val="auto"/>
          <w:sz w:val="32"/>
          <w:szCs w:val="32"/>
          <w:cs/>
        </w:rPr>
        <w:t xml:space="preserve">รูปสัญลักษณ์ภาษา </w:t>
      </w:r>
      <w:r w:rsidRPr="00C002EF">
        <w:rPr>
          <w:rStyle w:val="Strong"/>
          <w:rFonts w:hint="cs"/>
          <w:b w:val="0"/>
          <w:bCs w:val="0"/>
          <w:i w:val="0"/>
          <w:iCs w:val="0"/>
          <w:color w:val="auto"/>
          <w:sz w:val="32"/>
          <w:szCs w:val="32"/>
          <w:shd w:val="clear" w:color="auto" w:fill="FFFFFF"/>
        </w:rPr>
        <w:t>CSS</w:t>
      </w:r>
    </w:p>
    <w:p w14:paraId="728118CF" w14:textId="77777777" w:rsidR="000831B5" w:rsidRPr="000831B5" w:rsidRDefault="000831B5" w:rsidP="00AF45FB">
      <w:pPr>
        <w:spacing w:before="0" w:after="0" w:line="240" w:lineRule="auto"/>
        <w:ind w:firstLine="720"/>
        <w:jc w:val="center"/>
      </w:pPr>
    </w:p>
    <w:p w14:paraId="7400493A" w14:textId="75AE861E" w:rsidR="0062670A" w:rsidRPr="00C002EF" w:rsidRDefault="0062670A" w:rsidP="00760D54">
      <w:pPr>
        <w:pStyle w:val="ListParagraph"/>
        <w:numPr>
          <w:ilvl w:val="0"/>
          <w:numId w:val="3"/>
        </w:numPr>
        <w:spacing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/>
          <w:szCs w:val="32"/>
        </w:rPr>
        <w:t>SQL</w:t>
      </w:r>
      <w:r w:rsidR="00275636">
        <w:rPr>
          <w:rFonts w:cs="TH SarabunPSK" w:hint="cs"/>
          <w:szCs w:val="32"/>
          <w:cs/>
        </w:rPr>
        <w:t xml:space="preserve"> </w:t>
      </w:r>
    </w:p>
    <w:p w14:paraId="3EF91E44" w14:textId="46F49D2F" w:rsidR="00275636" w:rsidRDefault="0062670A" w:rsidP="00275636">
      <w:pPr>
        <w:spacing w:line="240" w:lineRule="auto"/>
        <w:ind w:firstLine="720"/>
      </w:pPr>
      <w:r w:rsidRPr="00C002EF">
        <w:rPr>
          <w:rFonts w:hint="cs"/>
          <w:shd w:val="clear" w:color="auto" w:fill="FFFFFF"/>
        </w:rPr>
        <w:t xml:space="preserve">SQL </w:t>
      </w:r>
      <w:r w:rsidRPr="00C002EF">
        <w:rPr>
          <w:rFonts w:hint="cs"/>
          <w:shd w:val="clear" w:color="auto" w:fill="FFFFFF"/>
          <w:cs/>
        </w:rPr>
        <w:t>ย่อมาจาก</w:t>
      </w:r>
      <w:r w:rsidRPr="00C002EF">
        <w:rPr>
          <w:rFonts w:hint="cs"/>
          <w:shd w:val="clear" w:color="auto" w:fill="FFFFFF"/>
        </w:rPr>
        <w:t> Structured Query Language </w:t>
      </w:r>
      <w:r w:rsidRPr="00C002EF">
        <w:rPr>
          <w:rFonts w:hint="cs"/>
          <w:shd w:val="clear" w:color="auto" w:fill="FFFFFF"/>
          <w:cs/>
        </w:rPr>
        <w:t xml:space="preserve">ซึ่งมันคือ ภาษา </w:t>
      </w:r>
      <w:r w:rsidRPr="00C002EF">
        <w:rPr>
          <w:rFonts w:hint="cs"/>
          <w:shd w:val="clear" w:color="auto" w:fill="FFFFFF"/>
        </w:rPr>
        <w:t xml:space="preserve">programming </w:t>
      </w:r>
      <w:r w:rsidRPr="00C002EF">
        <w:rPr>
          <w:rFonts w:hint="cs"/>
          <w:shd w:val="clear" w:color="auto" w:fill="FFFFFF"/>
          <w:cs/>
        </w:rPr>
        <w:t>ที่ออกแบบมาเพื่อทำการจัดการข้อมูลที่อยู่ใน</w:t>
      </w:r>
      <w:r w:rsidRPr="00C002EF">
        <w:rPr>
          <w:rFonts w:hint="cs"/>
          <w:shd w:val="clear" w:color="auto" w:fill="FFFFFF"/>
        </w:rPr>
        <w:t> </w:t>
      </w:r>
      <w:hyperlink r:id="rId39" w:history="1">
        <w:r w:rsidRPr="00C002EF">
          <w:rPr>
            <w:rStyle w:val="Hyperlink"/>
            <w:rFonts w:hint="cs"/>
            <w:color w:val="auto"/>
            <w:u w:val="none"/>
            <w:shd w:val="clear" w:color="auto" w:fill="FFFFFF"/>
          </w:rPr>
          <w:t xml:space="preserve">relational database management system </w:t>
        </w:r>
        <w:r w:rsidRPr="00C002EF">
          <w:rPr>
            <w:rStyle w:val="Hyperlink"/>
            <w:rFonts w:hint="cs"/>
            <w:color w:val="auto"/>
            <w:u w:val="none"/>
            <w:shd w:val="clear" w:color="auto" w:fill="FFFFFF"/>
            <w:cs/>
          </w:rPr>
          <w:t>(</w:t>
        </w:r>
        <w:r w:rsidRPr="00C002EF">
          <w:rPr>
            <w:rStyle w:val="Hyperlink"/>
            <w:rFonts w:hint="cs"/>
            <w:color w:val="auto"/>
            <w:u w:val="none"/>
            <w:shd w:val="clear" w:color="auto" w:fill="FFFFFF"/>
          </w:rPr>
          <w:t>RDBMS</w:t>
        </w:r>
        <w:r w:rsidRPr="00C002EF">
          <w:rPr>
            <w:rStyle w:val="Hyperlink"/>
            <w:rFonts w:hint="cs"/>
            <w:color w:val="auto"/>
            <w:u w:val="none"/>
            <w:shd w:val="clear" w:color="auto" w:fill="FFFFFF"/>
            <w:cs/>
          </w:rPr>
          <w:t>)</w:t>
        </w:r>
      </w:hyperlink>
      <w:r w:rsidRPr="00C002EF">
        <w:rPr>
          <w:rFonts w:hint="cs"/>
          <w:shd w:val="clear" w:color="auto" w:fill="FFFFFF"/>
        </w:rPr>
        <w:t> </w:t>
      </w:r>
      <w:r w:rsidRPr="00C002EF">
        <w:rPr>
          <w:rFonts w:hint="cs"/>
          <w:shd w:val="clear" w:color="auto" w:fill="FFFFFF"/>
          <w:cs/>
        </w:rPr>
        <w:t xml:space="preserve">หรือก็คือไว้สำหรับค้นหาข้อมูล เปลี่ยนแปลง เพิ่ม และ ลด ข้อมูลที่ถูกเก็บอยู่ในฐานข้อมูลในรูปแบบตารางที่มีลักษณะเป็น </w:t>
      </w:r>
      <w:r w:rsidRPr="00C002EF">
        <w:rPr>
          <w:rFonts w:hint="cs"/>
          <w:shd w:val="clear" w:color="auto" w:fill="FFFFFF"/>
        </w:rPr>
        <w:t xml:space="preserve">column </w:t>
      </w:r>
      <w:r w:rsidRPr="00C002EF">
        <w:rPr>
          <w:rFonts w:hint="cs"/>
          <w:shd w:val="clear" w:color="auto" w:fill="FFFFFF"/>
          <w:cs/>
        </w:rPr>
        <w:t xml:space="preserve">และ </w:t>
      </w:r>
      <w:r w:rsidRPr="00C002EF">
        <w:rPr>
          <w:rFonts w:hint="cs"/>
          <w:shd w:val="clear" w:color="auto" w:fill="FFFFFF"/>
        </w:rPr>
        <w:t xml:space="preserve">row </w:t>
      </w:r>
      <w:r w:rsidRPr="00C002EF">
        <w:rPr>
          <w:rFonts w:hint="cs"/>
          <w:shd w:val="clear" w:color="auto" w:fill="FFFFFF"/>
          <w:cs/>
        </w:rPr>
        <w:t xml:space="preserve">เราเรียกข้อมูลเหล่านี้ว่าถูกเก็บอยู่ใน </w:t>
      </w:r>
      <w:r w:rsidRPr="00C002EF">
        <w:rPr>
          <w:rFonts w:hint="cs"/>
          <w:shd w:val="clear" w:color="auto" w:fill="FFFFFF"/>
        </w:rPr>
        <w:t xml:space="preserve">table </w:t>
      </w:r>
      <w:r w:rsidRPr="00C002EF">
        <w:rPr>
          <w:rFonts w:hint="cs"/>
          <w:shd w:val="clear" w:color="auto" w:fill="FFFFFF"/>
          <w:cs/>
        </w:rPr>
        <w:t xml:space="preserve">ด้วยความสามารถของ </w:t>
      </w:r>
      <w:r w:rsidRPr="00C002EF">
        <w:rPr>
          <w:rFonts w:hint="cs"/>
          <w:shd w:val="clear" w:color="auto" w:fill="FFFFFF"/>
        </w:rPr>
        <w:t xml:space="preserve">SQL </w:t>
      </w:r>
      <w:r w:rsidRPr="00C002EF">
        <w:rPr>
          <w:rFonts w:hint="cs"/>
          <w:shd w:val="clear" w:color="auto" w:fill="FFFFFF"/>
          <w:cs/>
        </w:rPr>
        <w:t>เรายังสามารถสร้างตารางขึ้นมาใหม่ (</w:t>
      </w:r>
      <w:r w:rsidRPr="00C002EF">
        <w:rPr>
          <w:rFonts w:hint="cs"/>
          <w:shd w:val="clear" w:color="auto" w:fill="FFFFFF"/>
        </w:rPr>
        <w:t>create</w:t>
      </w:r>
      <w:r w:rsidRPr="00C002EF">
        <w:rPr>
          <w:rFonts w:hint="cs"/>
          <w:shd w:val="clear" w:color="auto" w:fill="FFFFFF"/>
          <w:cs/>
        </w:rPr>
        <w:t>) รวมถึง ลบ (</w:t>
      </w:r>
      <w:r w:rsidRPr="00C002EF">
        <w:rPr>
          <w:rFonts w:hint="cs"/>
          <w:shd w:val="clear" w:color="auto" w:fill="FFFFFF"/>
        </w:rPr>
        <w:t>drop</w:t>
      </w:r>
      <w:r w:rsidRPr="00C002EF">
        <w:rPr>
          <w:rFonts w:hint="cs"/>
          <w:shd w:val="clear" w:color="auto" w:fill="FFFFFF"/>
          <w:cs/>
        </w:rPr>
        <w:t>) และเปลี่ยนแปลงค่า (</w:t>
      </w:r>
      <w:r w:rsidRPr="00C002EF">
        <w:rPr>
          <w:rFonts w:hint="cs"/>
          <w:shd w:val="clear" w:color="auto" w:fill="FFFFFF"/>
        </w:rPr>
        <w:t>alter</w:t>
      </w:r>
      <w:r w:rsidRPr="00C002EF">
        <w:rPr>
          <w:rFonts w:hint="cs"/>
          <w:shd w:val="clear" w:color="auto" w:fill="FFFFFF"/>
          <w:cs/>
        </w:rPr>
        <w:t xml:space="preserve">) ของ </w:t>
      </w:r>
      <w:r w:rsidRPr="00C002EF">
        <w:rPr>
          <w:rFonts w:hint="cs"/>
          <w:shd w:val="clear" w:color="auto" w:fill="FFFFFF"/>
        </w:rPr>
        <w:t xml:space="preserve">table </w:t>
      </w:r>
      <w:r w:rsidRPr="00C002EF">
        <w:rPr>
          <w:rFonts w:hint="cs"/>
          <w:shd w:val="clear" w:color="auto" w:fill="FFFFFF"/>
          <w:cs/>
        </w:rPr>
        <w:t>ได้</w:t>
      </w:r>
      <w:r w:rsidR="00275636">
        <w:rPr>
          <w:rFonts w:hint="cs"/>
          <w:shd w:val="clear" w:color="auto" w:fill="FFFFFF"/>
          <w:cs/>
        </w:rPr>
        <w:t xml:space="preserve"> </w:t>
      </w:r>
      <w:r w:rsidR="00275636" w:rsidRPr="00C002EF">
        <w:rPr>
          <w:cs/>
        </w:rPr>
        <w:t>โดยมีสัญลักษณ์ภาษาดังภาพที่</w:t>
      </w:r>
      <w:r w:rsidR="000831B5">
        <w:rPr>
          <w:rFonts w:hint="cs"/>
          <w:cs/>
        </w:rPr>
        <w:t xml:space="preserve"> 2-11</w:t>
      </w:r>
    </w:p>
    <w:p w14:paraId="19E956A2" w14:textId="02F403C0" w:rsidR="00275636" w:rsidRDefault="00275636" w:rsidP="00275636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2F30644F" wp14:editId="334841CB">
            <wp:extent cx="3409950" cy="1207122"/>
            <wp:effectExtent l="19050" t="19050" r="19050" b="12700"/>
            <wp:docPr id="43" name="Picture 14" descr="https://blog.vzmart.com/wp-content/uploads/2015/12/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vzmart.com/wp-content/uploads/2015/12/sq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2071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33DAD" w14:textId="1EBA7E3B" w:rsidR="00451B0C" w:rsidRPr="00CC2BCD" w:rsidRDefault="00451B0C" w:rsidP="00451B0C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11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002EF">
        <w:rPr>
          <w:i w:val="0"/>
          <w:iCs w:val="0"/>
          <w:color w:val="auto"/>
          <w:sz w:val="32"/>
          <w:szCs w:val="32"/>
          <w:cs/>
        </w:rPr>
        <w:t xml:space="preserve">รูปสัญลักษณ์ภาษา </w:t>
      </w:r>
      <w:r>
        <w:rPr>
          <w:rStyle w:val="Strong"/>
          <w:b w:val="0"/>
          <w:bCs w:val="0"/>
          <w:i w:val="0"/>
          <w:iCs w:val="0"/>
          <w:color w:val="auto"/>
          <w:sz w:val="32"/>
          <w:szCs w:val="32"/>
          <w:shd w:val="clear" w:color="auto" w:fill="FFFFFF"/>
        </w:rPr>
        <w:t>SQL</w:t>
      </w:r>
    </w:p>
    <w:p w14:paraId="23F219CC" w14:textId="55A40B1B" w:rsidR="0062670A" w:rsidRPr="00C002EF" w:rsidRDefault="0062670A" w:rsidP="0062670A">
      <w:pPr>
        <w:spacing w:line="240" w:lineRule="auto"/>
        <w:ind w:firstLine="720"/>
        <w:rPr>
          <w:shd w:val="clear" w:color="auto" w:fill="FFFFFF"/>
        </w:rPr>
      </w:pPr>
      <w:r w:rsidRPr="00C002EF">
        <w:rPr>
          <w:shd w:val="clear" w:color="auto" w:fill="FFFFFF"/>
        </w:rPr>
        <w:t>4</w:t>
      </w:r>
      <w:r w:rsidRPr="00C002EF">
        <w:rPr>
          <w:shd w:val="clear" w:color="auto" w:fill="FFFFFF"/>
          <w:cs/>
        </w:rPr>
        <w:t xml:space="preserve">) </w:t>
      </w:r>
      <w:r w:rsidRPr="00C002EF">
        <w:rPr>
          <w:shd w:val="clear" w:color="auto" w:fill="FFFFFF"/>
        </w:rPr>
        <w:t>PHP</w:t>
      </w:r>
    </w:p>
    <w:p w14:paraId="734B8DA0" w14:textId="280ECDF4" w:rsidR="0062670A" w:rsidRPr="00C002EF" w:rsidRDefault="0062670A" w:rsidP="0062670A">
      <w:pPr>
        <w:spacing w:line="240" w:lineRule="auto"/>
        <w:ind w:firstLine="720"/>
      </w:pPr>
      <w:r w:rsidRPr="00C002EF">
        <w:rPr>
          <w:rFonts w:hint="cs"/>
          <w:spacing w:val="-1"/>
          <w:shd w:val="clear" w:color="auto" w:fill="FFFFFF"/>
        </w:rPr>
        <w:t xml:space="preserve">PHP </w:t>
      </w:r>
      <w:r w:rsidRPr="00C002EF">
        <w:rPr>
          <w:rFonts w:hint="cs"/>
          <w:shd w:val="clear" w:color="auto" w:fill="FFFFFF"/>
          <w:cs/>
        </w:rPr>
        <w:t>ย่อมาจาก</w:t>
      </w:r>
      <w:r w:rsidRPr="00C002EF">
        <w:rPr>
          <w:rFonts w:hint="cs"/>
          <w:shd w:val="clear" w:color="auto" w:fill="FFFFFF"/>
        </w:rPr>
        <w:t> </w:t>
      </w:r>
      <w:r w:rsidRPr="00C002EF">
        <w:rPr>
          <w:rFonts w:hint="cs"/>
          <w:spacing w:val="-1"/>
          <w:shd w:val="clear" w:color="auto" w:fill="FFFFFF"/>
        </w:rPr>
        <w:t xml:space="preserve">Personal Home Page Tool </w:t>
      </w:r>
      <w:r w:rsidRPr="00C002EF">
        <w:rPr>
          <w:rFonts w:hint="cs"/>
          <w:spacing w:val="-1"/>
          <w:shd w:val="clear" w:color="auto" w:fill="FFFFFF"/>
          <w:cs/>
        </w:rPr>
        <w:t xml:space="preserve">ซึ่งเป็นภาษาประเภท </w:t>
      </w:r>
      <w:r w:rsidRPr="00C002EF">
        <w:rPr>
          <w:rFonts w:hint="cs"/>
          <w:spacing w:val="-1"/>
          <w:shd w:val="clear" w:color="auto" w:fill="FFFFFF"/>
        </w:rPr>
        <w:t xml:space="preserve">Script Language </w:t>
      </w:r>
      <w:r w:rsidRPr="00C002EF">
        <w:rPr>
          <w:rFonts w:hint="cs"/>
          <w:spacing w:val="-1"/>
          <w:shd w:val="clear" w:color="auto" w:fill="FFFFFF"/>
          <w:cs/>
        </w:rPr>
        <w:t xml:space="preserve">ที่ทำงานแบบ </w:t>
      </w:r>
      <w:r w:rsidRPr="00C002EF">
        <w:rPr>
          <w:rFonts w:hint="cs"/>
          <w:spacing w:val="-1"/>
          <w:shd w:val="clear" w:color="auto" w:fill="FFFFFF"/>
        </w:rPr>
        <w:t xml:space="preserve">Server Side Script </w:t>
      </w:r>
      <w:r w:rsidRPr="00C002EF">
        <w:rPr>
          <w:rFonts w:hint="cs"/>
          <w:spacing w:val="-1"/>
          <w:shd w:val="clear" w:color="auto" w:fill="FFFFFF"/>
          <w:cs/>
        </w:rPr>
        <w:t xml:space="preserve">กระบวนการทำงานจะทำงานแบบโปรแกรมแปลคำสั่ง </w:t>
      </w:r>
      <w:r w:rsidRPr="00C002EF">
        <w:rPr>
          <w:rFonts w:hint="cs"/>
          <w:spacing w:val="-1"/>
          <w:shd w:val="clear" w:color="auto" w:fill="FFFFFF"/>
        </w:rPr>
        <w:t xml:space="preserve">interpreter </w:t>
      </w:r>
      <w:r w:rsidRPr="00C002EF">
        <w:rPr>
          <w:rFonts w:hint="cs"/>
          <w:spacing w:val="-1"/>
          <w:shd w:val="clear" w:color="auto" w:fill="FFFFFF"/>
          <w:cs/>
        </w:rPr>
        <w:t>คือแปลภาษาทุกครั้งที่มีคนเรียกสคริปต์ ข้อดีคือ ไม่ต้องนำไปประมวลผลใหม่ (</w:t>
      </w:r>
      <w:r w:rsidRPr="00C002EF">
        <w:rPr>
          <w:rFonts w:hint="cs"/>
          <w:spacing w:val="-1"/>
          <w:shd w:val="clear" w:color="auto" w:fill="FFFFFF"/>
        </w:rPr>
        <w:t>Compiler</w:t>
      </w:r>
      <w:r w:rsidRPr="00C002EF">
        <w:rPr>
          <w:rFonts w:hint="cs"/>
          <w:spacing w:val="-1"/>
          <w:shd w:val="clear" w:color="auto" w:fill="FFFFFF"/>
          <w:cs/>
        </w:rPr>
        <w:t xml:space="preserve">) เมื่อจะนำโปรแกรมไปใช้งาน หรือจะอัพเดตเวอร์ชั่นของโปรแกรม สามารถอัพโหลดขึ้นไปทับไฟล์เดิมแล้วใช้งานได้ทันที ขอเสียที่ต่างกันอย่างชัดเจนก็คือ กรณี </w:t>
      </w:r>
      <w:r w:rsidRPr="00C002EF">
        <w:rPr>
          <w:rFonts w:hint="cs"/>
          <w:spacing w:val="-1"/>
          <w:shd w:val="clear" w:color="auto" w:fill="FFFFFF"/>
        </w:rPr>
        <w:t xml:space="preserve">Syntax </w:t>
      </w:r>
      <w:r w:rsidRPr="00C002EF">
        <w:rPr>
          <w:rFonts w:hint="cs"/>
          <w:spacing w:val="-1"/>
          <w:shd w:val="clear" w:color="auto" w:fill="FFFFFF"/>
          <w:cs/>
        </w:rPr>
        <w:t>ผิดจะรู้ก็ต่อเมื่อมีผู้ใช้งานเจอบั๊ก</w:t>
      </w:r>
      <w:r w:rsidR="00AF45FB" w:rsidRPr="00C002EF">
        <w:rPr>
          <w:spacing w:val="-1"/>
          <w:shd w:val="clear" w:color="auto" w:fill="FFFFFF"/>
          <w:cs/>
        </w:rPr>
        <w:t xml:space="preserve"> </w:t>
      </w:r>
      <w:r w:rsidR="00AF45FB" w:rsidRPr="00C002EF">
        <w:rPr>
          <w:cs/>
        </w:rPr>
        <w:t xml:space="preserve">โดยมีสัญลักษณ์ภาษาดังภาพที่ </w:t>
      </w:r>
      <w:r w:rsidR="00AF45FB" w:rsidRPr="00C002EF">
        <w:t>2</w:t>
      </w:r>
      <w:r w:rsidR="00AF45FB" w:rsidRPr="00C002EF">
        <w:rPr>
          <w:cs/>
        </w:rPr>
        <w:t>-</w:t>
      </w:r>
      <w:r w:rsidR="00451B0C">
        <w:t>12</w:t>
      </w:r>
    </w:p>
    <w:p w14:paraId="40996520" w14:textId="21C9E0CC" w:rsidR="00AF45FB" w:rsidRPr="00C002EF" w:rsidRDefault="00AF45FB" w:rsidP="00AF45FB">
      <w:pPr>
        <w:spacing w:line="240" w:lineRule="auto"/>
        <w:ind w:firstLine="720"/>
        <w:jc w:val="center"/>
        <w:rPr>
          <w:spacing w:val="-1"/>
          <w:shd w:val="clear" w:color="auto" w:fill="FFFFFF"/>
        </w:rPr>
      </w:pPr>
      <w:r w:rsidRPr="00C002EF">
        <w:rPr>
          <w:noProof/>
          <w:spacing w:val="-1"/>
          <w:shd w:val="clear" w:color="auto" w:fill="FFFFFF"/>
        </w:rPr>
        <w:lastRenderedPageBreak/>
        <w:drawing>
          <wp:inline distT="0" distB="0" distL="0" distR="0" wp14:anchorId="650779DE" wp14:editId="7610D339">
            <wp:extent cx="2609850" cy="1409237"/>
            <wp:effectExtent l="19050" t="19050" r="1905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0px-PHP-logo.sv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12" cy="1412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9A519" w14:textId="0C848DED" w:rsidR="00451B0C" w:rsidRPr="00CC2BCD" w:rsidRDefault="00451B0C" w:rsidP="00451B0C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002EF">
        <w:rPr>
          <w:i w:val="0"/>
          <w:iCs w:val="0"/>
          <w:color w:val="auto"/>
          <w:sz w:val="32"/>
          <w:szCs w:val="32"/>
          <w:cs/>
        </w:rPr>
        <w:t xml:space="preserve">รูปสัญลักษณ์ภาษา </w:t>
      </w:r>
      <w:r>
        <w:rPr>
          <w:rStyle w:val="Strong"/>
          <w:b w:val="0"/>
          <w:bCs w:val="0"/>
          <w:i w:val="0"/>
          <w:iCs w:val="0"/>
          <w:color w:val="auto"/>
          <w:sz w:val="32"/>
          <w:szCs w:val="32"/>
          <w:shd w:val="clear" w:color="auto" w:fill="FFFFFF"/>
        </w:rPr>
        <w:t>PHP</w:t>
      </w:r>
    </w:p>
    <w:p w14:paraId="4FABC420" w14:textId="5BE92A88" w:rsidR="00B52960" w:rsidRPr="00C002EF" w:rsidRDefault="00B52960" w:rsidP="0062670A">
      <w:pPr>
        <w:spacing w:line="240" w:lineRule="auto"/>
        <w:ind w:firstLine="720"/>
        <w:rPr>
          <w:shd w:val="clear" w:color="auto" w:fill="FFFFFF"/>
        </w:rPr>
      </w:pPr>
      <w:r w:rsidRPr="00C002EF">
        <w:rPr>
          <w:rFonts w:hint="cs"/>
          <w:shd w:val="clear" w:color="auto" w:fill="FFFFFF"/>
        </w:rPr>
        <w:t>5</w:t>
      </w:r>
      <w:r w:rsidRPr="00C002EF">
        <w:rPr>
          <w:rFonts w:hint="cs"/>
          <w:shd w:val="clear" w:color="auto" w:fill="FFFFFF"/>
          <w:cs/>
        </w:rPr>
        <w:t xml:space="preserve">) </w:t>
      </w:r>
      <w:r w:rsidRPr="00C002EF">
        <w:rPr>
          <w:rFonts w:hint="cs"/>
          <w:shd w:val="clear" w:color="auto" w:fill="FFFFFF"/>
        </w:rPr>
        <w:t>JavaScript</w:t>
      </w:r>
    </w:p>
    <w:p w14:paraId="5466A3DC" w14:textId="1898DB37" w:rsidR="00B52960" w:rsidRPr="00C002EF" w:rsidRDefault="00B52960" w:rsidP="0062670A">
      <w:pPr>
        <w:spacing w:line="240" w:lineRule="auto"/>
        <w:ind w:firstLine="720"/>
      </w:pPr>
      <w:r w:rsidRPr="00C002EF">
        <w:rPr>
          <w:rFonts w:hint="cs"/>
          <w:shd w:val="clear" w:color="auto" w:fill="FFFFFF"/>
        </w:rPr>
        <w:t xml:space="preserve">JavaScript </w:t>
      </w:r>
      <w:r w:rsidRPr="00C002EF">
        <w:rPr>
          <w:rFonts w:hint="cs"/>
          <w:shd w:val="clear" w:color="auto" w:fill="FFFFFF"/>
          <w:cs/>
        </w:rPr>
        <w:t xml:space="preserve">เป็นภาษาที่เป็น </w:t>
      </w:r>
      <w:r w:rsidRPr="00C002EF">
        <w:rPr>
          <w:rFonts w:hint="cs"/>
          <w:shd w:val="clear" w:color="auto" w:fill="FFFFFF"/>
        </w:rPr>
        <w:t xml:space="preserve">Script </w:t>
      </w:r>
      <w:r w:rsidRPr="00C002EF">
        <w:rPr>
          <w:rFonts w:hint="cs"/>
          <w:shd w:val="clear" w:color="auto" w:fill="FFFFFF"/>
          <w:cs/>
        </w:rPr>
        <w:t xml:space="preserve">ที่อยู่ในเว็บไซต์ (ใช้ร่วมกับ </w:t>
      </w:r>
      <w:r w:rsidRPr="00C002EF">
        <w:rPr>
          <w:rFonts w:hint="cs"/>
          <w:shd w:val="clear" w:color="auto" w:fill="FFFFFF"/>
        </w:rPr>
        <w:t>HTML</w:t>
      </w:r>
      <w:r w:rsidRPr="00C002EF">
        <w:rPr>
          <w:rFonts w:hint="cs"/>
          <w:shd w:val="clear" w:color="auto" w:fill="FFFFFF"/>
          <w:cs/>
        </w:rPr>
        <w:t xml:space="preserve">) เพื่อให้เว็บไซต์ของเราสามารถตอบสนองผู้ใช้งานได้มากขึ้น เว็บหน้าใช้งานมากขึ้น ซึ่งในปัจจุบัน </w:t>
      </w:r>
      <w:r w:rsidRPr="00C002EF">
        <w:rPr>
          <w:rFonts w:hint="cs"/>
          <w:shd w:val="clear" w:color="auto" w:fill="FFFFFF"/>
        </w:rPr>
        <w:t xml:space="preserve">JavaScript </w:t>
      </w:r>
      <w:r w:rsidRPr="00C002EF">
        <w:rPr>
          <w:rFonts w:hint="cs"/>
          <w:shd w:val="clear" w:color="auto" w:fill="FFFFFF"/>
          <w:cs/>
        </w:rPr>
        <w:t xml:space="preserve">นั้นเป็นมาตรฐานที่อยู่ใน </w:t>
      </w:r>
      <w:r w:rsidRPr="00C002EF">
        <w:rPr>
          <w:rFonts w:hint="cs"/>
          <w:shd w:val="clear" w:color="auto" w:fill="FFFFFF"/>
        </w:rPr>
        <w:t xml:space="preserve">W3C </w:t>
      </w:r>
      <w:r w:rsidRPr="00C002EF">
        <w:rPr>
          <w:rFonts w:hint="cs"/>
          <w:shd w:val="clear" w:color="auto" w:fill="FFFFFF"/>
          <w:cs/>
        </w:rPr>
        <w:t xml:space="preserve">ซึ่งทุกๆ </w:t>
      </w:r>
      <w:r w:rsidRPr="00C002EF">
        <w:rPr>
          <w:rFonts w:hint="cs"/>
          <w:shd w:val="clear" w:color="auto" w:fill="FFFFFF"/>
        </w:rPr>
        <w:t xml:space="preserve">Web browser </w:t>
      </w:r>
      <w:r w:rsidRPr="00C002EF">
        <w:rPr>
          <w:rFonts w:hint="cs"/>
          <w:shd w:val="clear" w:color="auto" w:fill="FFFFFF"/>
          <w:cs/>
        </w:rPr>
        <w:t xml:space="preserve">รองรับการทำงานของ </w:t>
      </w:r>
      <w:r w:rsidRPr="00C002EF">
        <w:rPr>
          <w:rFonts w:hint="cs"/>
          <w:shd w:val="clear" w:color="auto" w:fill="FFFFFF"/>
        </w:rPr>
        <w:t>JavaScript</w:t>
      </w:r>
      <w:r w:rsidR="00AF45FB" w:rsidRPr="00C002EF">
        <w:rPr>
          <w:shd w:val="clear" w:color="auto" w:fill="FFFFFF"/>
          <w:cs/>
        </w:rPr>
        <w:t xml:space="preserve"> </w:t>
      </w:r>
      <w:r w:rsidR="00AF45FB" w:rsidRPr="00C002EF">
        <w:rPr>
          <w:cs/>
        </w:rPr>
        <w:t xml:space="preserve">โดยมีสัญลักษณ์ภาษาดังภาพที่ </w:t>
      </w:r>
      <w:r w:rsidR="00AF45FB" w:rsidRPr="00C002EF">
        <w:t>2</w:t>
      </w:r>
      <w:r w:rsidR="00AF45FB" w:rsidRPr="00C002EF">
        <w:rPr>
          <w:cs/>
        </w:rPr>
        <w:t>-</w:t>
      </w:r>
      <w:r w:rsidR="00451B0C">
        <w:t>13</w:t>
      </w:r>
    </w:p>
    <w:p w14:paraId="5D04E14A" w14:textId="461366F5" w:rsidR="00AF45FB" w:rsidRDefault="00275636" w:rsidP="00AF45FB">
      <w:pPr>
        <w:spacing w:line="240" w:lineRule="auto"/>
        <w:ind w:firstLine="72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798FE75" wp14:editId="7E8420AC">
            <wp:extent cx="1685925" cy="2266950"/>
            <wp:effectExtent l="19050" t="19050" r="28575" b="19050"/>
            <wp:docPr id="4" name="Picture 4" descr="https://miro.medium.com/max/2800/0*GymaM1KzCxQFoh-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2800/0*GymaM1KzCxQFoh-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3" r="34080" b="22509"/>
                    <a:stretch/>
                  </pic:blipFill>
                  <pic:spPr bwMode="auto">
                    <a:xfrm>
                      <a:off x="0" y="0"/>
                      <a:ext cx="168592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1958D" w14:textId="3F1714C5" w:rsidR="00451B0C" w:rsidRPr="00451B0C" w:rsidRDefault="00451B0C" w:rsidP="00451B0C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13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C002EF">
        <w:rPr>
          <w:i w:val="0"/>
          <w:iCs w:val="0"/>
          <w:color w:val="auto"/>
          <w:sz w:val="32"/>
          <w:szCs w:val="32"/>
          <w:cs/>
        </w:rPr>
        <w:t xml:space="preserve">รูปสัญลักษณ์ภาษา </w:t>
      </w:r>
      <w:r w:rsidRPr="00EB34CB">
        <w:rPr>
          <w:rFonts w:hint="cs"/>
          <w:i w:val="0"/>
          <w:iCs w:val="0"/>
          <w:color w:val="auto"/>
          <w:sz w:val="32"/>
          <w:szCs w:val="32"/>
          <w:shd w:val="clear" w:color="auto" w:fill="FFFFFF"/>
        </w:rPr>
        <w:t>JavaScript</w:t>
      </w:r>
    </w:p>
    <w:p w14:paraId="704CA872" w14:textId="052B56E1" w:rsidR="004D683F" w:rsidRPr="006806A7" w:rsidRDefault="004D683F" w:rsidP="004D683F">
      <w:pPr>
        <w:pStyle w:val="Heading3"/>
        <w:rPr>
          <w:highlight w:val="yellow"/>
        </w:rPr>
      </w:pPr>
      <w:bookmarkStart w:id="155" w:name="_Toc54854170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r w:rsidRPr="006806A7">
        <w:rPr>
          <w:rFonts w:hint="cs"/>
          <w:highlight w:val="yellow"/>
          <w:cs/>
        </w:rPr>
        <w:t>ซอฟต์แวร์ที่ใช้ในการพัฒนา</w:t>
      </w:r>
      <w:bookmarkEnd w:id="155"/>
    </w:p>
    <w:p w14:paraId="17025834" w14:textId="7183AF03" w:rsidR="00196962" w:rsidRPr="00C002EF" w:rsidRDefault="00EE2B8B" w:rsidP="00196962">
      <w:pPr>
        <w:spacing w:line="240" w:lineRule="auto"/>
        <w:ind w:firstLine="720"/>
        <w:rPr>
          <w:cs/>
        </w:rPr>
      </w:pPr>
      <w:r w:rsidRPr="00C002EF">
        <w:rPr>
          <w:rFonts w:hint="cs"/>
          <w:cs/>
        </w:rPr>
        <w:t>ภายในองค์กรของแต่ละองค์กรจะมีการใช้ซอฟต์แวร์ที่แตกต่างกันออกไปตามการใช้งาน และความเหมาะสม ซึ่ง</w:t>
      </w:r>
      <w:r w:rsidRPr="00C002EF">
        <w:rPr>
          <w:cs/>
        </w:rPr>
        <w:t>ผู้ปฏิบัติงานสหกิจศึกษา</w:t>
      </w:r>
      <w:r w:rsidRPr="00C002EF">
        <w:rPr>
          <w:rFonts w:hint="cs"/>
          <w:cs/>
        </w:rPr>
        <w:t>ได้</w:t>
      </w:r>
      <w:r w:rsidRPr="00C002EF">
        <w:rPr>
          <w:cs/>
        </w:rPr>
        <w:t>ปฏิบัติงานสหกิจศึกษา</w:t>
      </w:r>
      <w:r w:rsidRPr="00C002EF">
        <w:rPr>
          <w:rFonts w:hint="cs"/>
          <w:cs/>
        </w:rPr>
        <w:t xml:space="preserve"> ณ บริษัท สยาม เด็นโซ่ แมนูแฟคเจอริ่ง จำกัด โดยมีการกำหนดให้ใช้ซอฟต์แวร์ดังต่อไปนี้</w:t>
      </w:r>
      <w:r w:rsidR="004D683F">
        <w:rPr>
          <w:cs/>
        </w:rPr>
        <w:tab/>
      </w:r>
    </w:p>
    <w:p w14:paraId="78CC9718" w14:textId="6BDC51FF" w:rsidR="006126F6" w:rsidRPr="00C002EF" w:rsidRDefault="00EE2B8B" w:rsidP="00760D54">
      <w:pPr>
        <w:pStyle w:val="ListParagraph"/>
        <w:numPr>
          <w:ilvl w:val="0"/>
          <w:numId w:val="5"/>
        </w:numPr>
        <w:spacing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/>
          <w:szCs w:val="32"/>
        </w:rPr>
        <w:t>notepad</w:t>
      </w:r>
      <w:r w:rsidRPr="00C002EF">
        <w:rPr>
          <w:rFonts w:cs="TH SarabunPSK"/>
          <w:szCs w:val="32"/>
          <w:cs/>
        </w:rPr>
        <w:t>++</w:t>
      </w:r>
    </w:p>
    <w:p w14:paraId="3767C580" w14:textId="6925FA33" w:rsidR="004F4B46" w:rsidRPr="00C002EF" w:rsidRDefault="004F4B46" w:rsidP="004F4B4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TH SarabunPSK" w:hAnsi="TH SarabunPSK" w:cs="TH SarabunPSK"/>
          <w:sz w:val="32"/>
          <w:szCs w:val="32"/>
        </w:rPr>
      </w:pPr>
      <w:r w:rsidRPr="00C002EF">
        <w:rPr>
          <w:rFonts w:ascii="TH SarabunPSK" w:hAnsi="TH SarabunPSK" w:cs="TH SarabunPSK" w:hint="cs"/>
          <w:spacing w:val="3"/>
          <w:sz w:val="32"/>
          <w:szCs w:val="32"/>
        </w:rPr>
        <w:t>Notepad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++ โปรแกรมประเภท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Text Editor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เป็นซอฟแวร์ประเภท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Open Source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>สามารถนำไปใช้งานได้ฟรี</w:t>
      </w:r>
      <w:r w:rsidR="003D4339"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ๆ หรือจะนำ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source code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ไปพัฒนาต่อก็ได้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>Notepad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>++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 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เป็นโปรแกรมสำหรับการเปิด สร้าง และแก้ไข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source code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สำหรับนักพัฒนาโปรแกรม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>Notepad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>++ ถูกสร้างขึ้นมาให้ใช้งาน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lastRenderedPageBreak/>
        <w:t xml:space="preserve">แทน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Notepad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รองรับการทำงานบนระบบปฏิบัติการ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MS Windows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โดยการใช้งานเป็นไปตาม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>GPL License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>Notepad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++ พัฒนาบนภาษา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>C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++ ใช้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Win32 API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และ </w:t>
      </w:r>
      <w:r w:rsidRPr="00C002EF">
        <w:rPr>
          <w:rFonts w:ascii="TH SarabunPSK" w:hAnsi="TH SarabunPSK" w:cs="TH SarabunPSK" w:hint="cs"/>
          <w:spacing w:val="3"/>
          <w:sz w:val="32"/>
          <w:szCs w:val="32"/>
        </w:rPr>
        <w:t xml:space="preserve">STL </w:t>
      </w:r>
      <w:r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>ซึ่งทำให้โปรแกรมมีความสามารถสูง ทำงานได้รวดเร็ว ภายใต้การใช้งานทรัพยากรเครื่องต่ำและไฟล์ติดตั้งที่มีขนาดเล็ก</w:t>
      </w:r>
      <w:r w:rsidR="003D4339" w:rsidRPr="00C002EF">
        <w:rPr>
          <w:rFonts w:ascii="TH SarabunPSK" w:hAnsi="TH SarabunPSK" w:cs="TH SarabunPSK" w:hint="cs"/>
          <w:spacing w:val="3"/>
          <w:sz w:val="32"/>
          <w:szCs w:val="32"/>
          <w:cs/>
        </w:rPr>
        <w:t xml:space="preserve"> </w:t>
      </w:r>
      <w:r w:rsidR="003D4339" w:rsidRPr="00C002EF">
        <w:rPr>
          <w:rFonts w:ascii="TH SarabunPSK" w:hAnsi="TH SarabunPSK" w:cs="TH SarabunPSK" w:hint="cs"/>
          <w:sz w:val="32"/>
          <w:szCs w:val="32"/>
          <w:cs/>
        </w:rPr>
        <w:t xml:space="preserve">โดยมีสัญลักษณ์ภาษาดังภาพที่ </w:t>
      </w:r>
      <w:r w:rsidR="003D4339" w:rsidRPr="00C002EF">
        <w:rPr>
          <w:rFonts w:ascii="TH SarabunPSK" w:hAnsi="TH SarabunPSK" w:cs="TH SarabunPSK" w:hint="cs"/>
          <w:sz w:val="32"/>
          <w:szCs w:val="32"/>
        </w:rPr>
        <w:t>2</w:t>
      </w:r>
      <w:r w:rsidR="00451B0C">
        <w:rPr>
          <w:rFonts w:ascii="TH SarabunPSK" w:hAnsi="TH SarabunPSK" w:cs="TH SarabunPSK" w:hint="cs"/>
          <w:sz w:val="32"/>
          <w:szCs w:val="32"/>
          <w:cs/>
        </w:rPr>
        <w:t>-14</w:t>
      </w:r>
    </w:p>
    <w:p w14:paraId="2CDCAF2E" w14:textId="337162C4" w:rsidR="003D4339" w:rsidRDefault="003D4339" w:rsidP="003D4339">
      <w:pPr>
        <w:pStyle w:val="NormalWeb"/>
        <w:shd w:val="clear" w:color="auto" w:fill="FFFFFF"/>
        <w:spacing w:before="0" w:beforeAutospacing="0" w:after="150" w:afterAutospacing="0"/>
        <w:ind w:firstLine="720"/>
        <w:jc w:val="center"/>
        <w:rPr>
          <w:rFonts w:ascii="TH SarabunPSK" w:hAnsi="TH SarabunPSK" w:cstheme="minorBidi"/>
          <w:spacing w:val="3"/>
          <w:sz w:val="32"/>
          <w:szCs w:val="32"/>
        </w:rPr>
      </w:pPr>
      <w:r w:rsidRPr="00C002EF">
        <w:rPr>
          <w:rFonts w:ascii="TH SarabunPSK" w:hAnsi="TH SarabunPSK" w:cstheme="minorBidi" w:hint="cs"/>
          <w:noProof/>
          <w:spacing w:val="3"/>
          <w:sz w:val="32"/>
          <w:szCs w:val="32"/>
          <w:lang w:eastAsia="en-US"/>
        </w:rPr>
        <w:drawing>
          <wp:inline distT="0" distB="0" distL="0" distR="0" wp14:anchorId="0ABD34B1" wp14:editId="2DE66723">
            <wp:extent cx="1809750" cy="1306093"/>
            <wp:effectExtent l="19050" t="19050" r="1905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epad++_Log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06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6BD2A" w14:textId="23388429" w:rsidR="00451B0C" w:rsidRPr="00C002EF" w:rsidRDefault="00451B0C" w:rsidP="00451B0C">
      <w:pPr>
        <w:pStyle w:val="Caption"/>
        <w:jc w:val="center"/>
        <w:rPr>
          <w:rFonts w:cstheme="minorBidi"/>
          <w:spacing w:val="3"/>
          <w:sz w:val="32"/>
          <w:szCs w:val="32"/>
          <w:cs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14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รูปสัญลักษณ</w:t>
      </w:r>
      <w:r>
        <w:rPr>
          <w:rFonts w:hint="cs"/>
          <w:i w:val="0"/>
          <w:iCs w:val="0"/>
          <w:color w:val="auto"/>
          <w:sz w:val="32"/>
          <w:szCs w:val="32"/>
          <w:cs/>
        </w:rPr>
        <w:t xml:space="preserve">์ </w:t>
      </w:r>
      <w:r w:rsidRPr="00EB34CB">
        <w:rPr>
          <w:rFonts w:hint="cs"/>
          <w:i w:val="0"/>
          <w:iCs w:val="0"/>
          <w:color w:val="auto"/>
          <w:spacing w:val="3"/>
          <w:sz w:val="32"/>
          <w:szCs w:val="32"/>
        </w:rPr>
        <w:t>Notepad</w:t>
      </w:r>
      <w:r w:rsidRPr="00EB34CB">
        <w:rPr>
          <w:rFonts w:hint="cs"/>
          <w:i w:val="0"/>
          <w:iCs w:val="0"/>
          <w:color w:val="auto"/>
          <w:spacing w:val="3"/>
          <w:sz w:val="32"/>
          <w:szCs w:val="32"/>
          <w:cs/>
        </w:rPr>
        <w:t>++</w:t>
      </w:r>
    </w:p>
    <w:p w14:paraId="53B34A4F" w14:textId="62D887DA" w:rsidR="004D683F" w:rsidRPr="004D683F" w:rsidRDefault="004D683F" w:rsidP="00760D54">
      <w:pPr>
        <w:pStyle w:val="ListParagraph"/>
        <w:numPr>
          <w:ilvl w:val="0"/>
          <w:numId w:val="5"/>
        </w:numPr>
        <w:spacing w:line="240" w:lineRule="auto"/>
        <w:ind w:left="0" w:firstLine="720"/>
        <w:rPr>
          <w:rFonts w:cs="TH SarabunPSK"/>
          <w:szCs w:val="32"/>
        </w:rPr>
      </w:pPr>
      <w:r w:rsidRPr="00525930">
        <w:t>Microsoft</w:t>
      </w:r>
      <w:r>
        <w:t xml:space="preserve"> Word</w:t>
      </w:r>
    </w:p>
    <w:p w14:paraId="27E0B307" w14:textId="16FB6050" w:rsidR="004D683F" w:rsidRDefault="004D683F" w:rsidP="004D683F">
      <w:pPr>
        <w:spacing w:line="240" w:lineRule="auto"/>
        <w:ind w:firstLine="720"/>
      </w:pPr>
      <w:r w:rsidRPr="00525930">
        <w:rPr>
          <w:cs/>
        </w:rPr>
        <w:t>โปรแกรมไมโครซอฟต์</w:t>
      </w:r>
      <w:r w:rsidRPr="00525930">
        <w:rPr>
          <w:rFonts w:hint="cs"/>
          <w:cs/>
        </w:rPr>
        <w:t>เวิร์ค</w:t>
      </w:r>
      <w:r w:rsidRPr="00525930">
        <w:rPr>
          <w:cs/>
        </w:rPr>
        <w:t xml:space="preserve"> ซึ่งเป็นโปรแกรมประมวลผลคำแบบพิเศษ ช่วยให้สร้างเอกสารแบบมืออาชีพอย่างมีประสิทธิภาพและประหยัด เช่น เหมาะกับงานด้านการพิมพ์เอกสารทุกชนิด สามารถพิมพ์เอกสารออกมาเป็นชุด ๆ ซึ่งเอกสารอาจเป็นจดหมาย บันทึกข้อความ</w:t>
      </w:r>
      <w:r w:rsidRPr="00525930">
        <w:t> </w:t>
      </w:r>
      <w:r w:rsidRPr="00525930">
        <w:rPr>
          <w:cs/>
        </w:rPr>
        <w:t>รายงาน บทความ ประวัติย่อ และยังสามารถตรวจสอบ ทบทวน แก้ไข ปรับปรุงความถูกต้องในการพิมพ์เอกสารได้อย่างง่ายดาย สามารถตรวจสอบ สะกดคำ และหลักไวยากรณ์ เพิ่มตาราง เพิ่มกราฟิก ในเอกสารได้อย่างง่ายดาย หรือเพิ่มเติมข้อมูลได้ตลอดเวลา สามารถใช้ลักษณะของการจัดพิมพ์ด้วยคอมพิวเตอร์แบบตั้งโต๊ะ (</w:t>
      </w:r>
      <w:r w:rsidRPr="00525930">
        <w:t>Desktop Publishing</w:t>
      </w:r>
      <w:r w:rsidRPr="00525930">
        <w:rPr>
          <w:cs/>
        </w:rPr>
        <w:t>)</w:t>
      </w:r>
      <w:r w:rsidRPr="00525930">
        <w:t> </w:t>
      </w:r>
      <w:r w:rsidRPr="00525930">
        <w:rPr>
          <w:cs/>
        </w:rPr>
        <w:t>เพื่อสร้างโบชัวร์ (</w:t>
      </w:r>
      <w:r w:rsidRPr="00525930">
        <w:t>Brochures</w:t>
      </w:r>
      <w:r w:rsidRPr="00525930">
        <w:rPr>
          <w:cs/>
        </w:rPr>
        <w:t>)</w:t>
      </w:r>
      <w:r w:rsidRPr="00525930">
        <w:t> </w:t>
      </w:r>
      <w:r w:rsidRPr="00525930">
        <w:rPr>
          <w:cs/>
        </w:rPr>
        <w:t>ด้านสื่อโฆษณา (</w:t>
      </w:r>
      <w:r w:rsidRPr="00525930">
        <w:t>Advertisements</w:t>
      </w:r>
      <w:r w:rsidRPr="00525930">
        <w:rPr>
          <w:cs/>
        </w:rPr>
        <w:t>)</w:t>
      </w:r>
      <w:r w:rsidRPr="00525930">
        <w:t> </w:t>
      </w:r>
      <w:r w:rsidRPr="00525930">
        <w:rPr>
          <w:cs/>
        </w:rPr>
        <w:t>และจดหมายข่าว (</w:t>
      </w:r>
      <w:r w:rsidRPr="00525930">
        <w:t>Newsletters</w:t>
      </w:r>
      <w:r w:rsidRPr="00525930">
        <w:rPr>
          <w:cs/>
        </w:rPr>
        <w:t>)</w:t>
      </w:r>
      <w:r w:rsidRPr="00525930">
        <w:t> </w:t>
      </w:r>
      <w:r w:rsidRPr="00525930">
        <w:rPr>
          <w:cs/>
        </w:rPr>
        <w:t>ได้ด้วยโปรแกรมประมวลผลคำ (</w:t>
      </w:r>
      <w:r w:rsidRPr="00525930">
        <w:t>word Processor</w:t>
      </w:r>
      <w:r w:rsidRPr="00525930">
        <w:rPr>
          <w:cs/>
        </w:rPr>
        <w:t xml:space="preserve">) </w:t>
      </w:r>
      <w:r w:rsidRPr="00525930">
        <w:rPr>
          <w:rFonts w:hint="cs"/>
          <w:cs/>
        </w:rPr>
        <w:t>จะแสดงดังภาพที่</w:t>
      </w:r>
      <w:r>
        <w:t xml:space="preserve"> 2</w:t>
      </w:r>
      <w:r>
        <w:rPr>
          <w:cs/>
        </w:rPr>
        <w:t>-</w:t>
      </w:r>
      <w:r w:rsidR="00C75761">
        <w:t>15</w:t>
      </w:r>
    </w:p>
    <w:p w14:paraId="22F00E5D" w14:textId="3BD7F6A3" w:rsidR="004D683F" w:rsidRDefault="004D683F" w:rsidP="004D683F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062751F5" wp14:editId="7B0F7EE8">
            <wp:extent cx="1993900" cy="1908175"/>
            <wp:effectExtent l="19050" t="19050" r="25400" b="15875"/>
            <wp:docPr id="45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0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6DC0B" w14:textId="7B3BA144" w:rsidR="004D683F" w:rsidRPr="00451B0C" w:rsidRDefault="00451B0C" w:rsidP="00451B0C">
      <w:pPr>
        <w:pStyle w:val="Caption"/>
        <w:jc w:val="center"/>
        <w:rPr>
          <w:rFonts w:cstheme="minorBidi"/>
          <w:spacing w:val="3"/>
          <w:sz w:val="32"/>
          <w:szCs w:val="32"/>
        </w:rPr>
      </w:pPr>
      <w:r w:rsidRPr="00C002EF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15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t xml:space="preserve"> รูปสัญลักษณ</w:t>
      </w:r>
      <w:r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C75761" w:rsidRPr="004D683F">
        <w:rPr>
          <w:rFonts w:hint="cs"/>
          <w:i w:val="0"/>
          <w:iCs w:val="0"/>
          <w:color w:val="auto"/>
          <w:sz w:val="32"/>
          <w:szCs w:val="32"/>
          <w:cs/>
        </w:rPr>
        <w:t xml:space="preserve">เครื่องมือ </w:t>
      </w:r>
      <w:r w:rsidR="00C75761" w:rsidRPr="004D683F">
        <w:rPr>
          <w:i w:val="0"/>
          <w:iCs w:val="0"/>
          <w:color w:val="auto"/>
          <w:sz w:val="32"/>
          <w:szCs w:val="32"/>
        </w:rPr>
        <w:t xml:space="preserve">Microsoft </w:t>
      </w:r>
      <w:r w:rsidR="00C75761">
        <w:rPr>
          <w:i w:val="0"/>
          <w:iCs w:val="0"/>
          <w:color w:val="auto"/>
          <w:sz w:val="32"/>
          <w:szCs w:val="32"/>
        </w:rPr>
        <w:t>Word</w:t>
      </w:r>
    </w:p>
    <w:p w14:paraId="0E724E25" w14:textId="046D4C95" w:rsidR="004D683F" w:rsidRPr="004D683F" w:rsidRDefault="004D683F" w:rsidP="00760D54">
      <w:pPr>
        <w:pStyle w:val="ListParagraph"/>
        <w:numPr>
          <w:ilvl w:val="0"/>
          <w:numId w:val="5"/>
        </w:numPr>
        <w:spacing w:line="240" w:lineRule="auto"/>
        <w:ind w:left="0" w:firstLine="720"/>
        <w:rPr>
          <w:rFonts w:cs="TH SarabunPSK"/>
          <w:szCs w:val="32"/>
        </w:rPr>
      </w:pPr>
      <w:r w:rsidRPr="00525930">
        <w:t>Microsoft PowerPoint</w:t>
      </w:r>
    </w:p>
    <w:p w14:paraId="701FA434" w14:textId="101410DA" w:rsidR="004D683F" w:rsidRDefault="004D683F" w:rsidP="004D683F">
      <w:pPr>
        <w:spacing w:line="240" w:lineRule="auto"/>
        <w:ind w:firstLine="720"/>
      </w:pPr>
      <w:r w:rsidRPr="00525930">
        <w:rPr>
          <w:cs/>
        </w:rPr>
        <w:lastRenderedPageBreak/>
        <w:t>โปรแกรม</w:t>
      </w:r>
      <w:r w:rsidRPr="00525930">
        <w:t> Microsoft PowerPoint  </w:t>
      </w:r>
      <w:r w:rsidRPr="00525930">
        <w:rPr>
          <w:rFonts w:hint="cs"/>
          <w:cs/>
        </w:rPr>
        <w:t>เป็นโปรแกรมสั่งงานคอมพิวเตอร์ที่ถูกออกแบบมาให้ใช้กับงานด้าน การนำเสนอเรื่องราวต่าง ๆ (</w:t>
      </w:r>
      <w:r w:rsidRPr="00525930">
        <w:t>Presentation</w:t>
      </w:r>
      <w:r w:rsidRPr="00525930">
        <w:rPr>
          <w:cs/>
        </w:rPr>
        <w:t>)</w:t>
      </w:r>
      <w:r w:rsidRPr="00525930">
        <w:t> </w:t>
      </w:r>
      <w:r w:rsidRPr="00525930">
        <w:rPr>
          <w:rFonts w:hint="cs"/>
          <w:cs/>
        </w:rPr>
        <w:t>ในลักษณะคล้ายๆกับการฉายสไลด์ (</w:t>
      </w:r>
      <w:r w:rsidRPr="00525930">
        <w:t>Slide Show</w:t>
      </w:r>
      <w:r w:rsidRPr="00525930">
        <w:rPr>
          <w:cs/>
        </w:rPr>
        <w:t>)</w:t>
      </w:r>
      <w:r w:rsidRPr="00525930">
        <w:t> </w:t>
      </w:r>
      <w:r w:rsidRPr="00525930">
        <w:rPr>
          <w:rFonts w:hint="cs"/>
          <w:cs/>
        </w:rPr>
        <w:t>โดยเราสามารถใช้คำสั่งของ</w:t>
      </w:r>
      <w:r w:rsidRPr="00525930">
        <w:rPr>
          <w:rFonts w:hint="cs"/>
        </w:rPr>
        <w:t> </w:t>
      </w:r>
      <w:r w:rsidRPr="00525930">
        <w:t>PowerPoint </w:t>
      </w:r>
      <w:r w:rsidRPr="00525930">
        <w:rPr>
          <w:rFonts w:hint="cs"/>
          <w:cs/>
        </w:rPr>
        <w:t>สร้างแผ่นสไลด์ที่มีรูปภาพและข้อความบรรยายเรื่องราวที่ต้องการจะนำเสนอได้อย่างรวดเร็ว พร้อมทั้งกำหนดลักษณะแสงเงา และลวดลายสีพื้นให้สไลด์แต่ละแผ่นมีความสวยงามน่าสนใจยิ่งขึ้น นอกจากนี้เรายังสามารถกำหนดรูปแบบการฉายสไลด์แต่ละแผ่น อย่างต่อเนื่อง และใช้เทคนิคพิเศษในการแสดงข้อความแต่ละบรรทัด เพื่อให้ผู้ชมการฉายสไลด์ค่อย ๆ เห็นข้อความบรรยายและภาพเหล่านี้ทีละขั้น ๆ อย่างต่อเนื่องกันเป็นเรื่องราวตามระยะเวลาที่เรากำหนดไว้</w:t>
      </w:r>
      <w:r w:rsidRPr="00525930">
        <w:rPr>
          <w:cs/>
        </w:rPr>
        <w:t xml:space="preserve"> </w:t>
      </w:r>
      <w:r w:rsidRPr="00525930">
        <w:rPr>
          <w:rFonts w:hint="cs"/>
          <w:cs/>
        </w:rPr>
        <w:t>จะแสดงดังภาพที่</w:t>
      </w:r>
      <w:r>
        <w:t xml:space="preserve"> 2</w:t>
      </w:r>
      <w:r>
        <w:rPr>
          <w:cs/>
        </w:rPr>
        <w:t>-</w:t>
      </w:r>
      <w:r w:rsidR="00C75761">
        <w:t>16</w:t>
      </w:r>
    </w:p>
    <w:p w14:paraId="455D1461" w14:textId="25CFF78E" w:rsidR="004D683F" w:rsidRDefault="004D683F" w:rsidP="004D683F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443A3008" wp14:editId="1C847847">
            <wp:extent cx="1810385" cy="1777365"/>
            <wp:effectExtent l="19050" t="19050" r="18415" b="13335"/>
            <wp:docPr id="46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1777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8BE14" w14:textId="537A8929" w:rsidR="004D683F" w:rsidRPr="004D683F" w:rsidRDefault="004D683F" w:rsidP="004D683F">
      <w:pPr>
        <w:pStyle w:val="Caption"/>
        <w:jc w:val="center"/>
        <w:rPr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16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รูปสัญลักษณ์</w:t>
      </w:r>
      <w:r w:rsidRPr="004D683F">
        <w:rPr>
          <w:rFonts w:hint="cs"/>
          <w:i w:val="0"/>
          <w:iCs w:val="0"/>
          <w:color w:val="auto"/>
          <w:sz w:val="32"/>
          <w:szCs w:val="32"/>
          <w:cs/>
        </w:rPr>
        <w:t xml:space="preserve">เครื่องมือ </w:t>
      </w:r>
      <w:r w:rsidRPr="004D683F">
        <w:rPr>
          <w:i w:val="0"/>
          <w:iCs w:val="0"/>
          <w:color w:val="auto"/>
          <w:sz w:val="32"/>
          <w:szCs w:val="32"/>
        </w:rPr>
        <w:t>Microsoft PowerPoint</w:t>
      </w:r>
      <w:r w:rsidRPr="004D683F">
        <w:rPr>
          <w:color w:val="auto"/>
          <w:szCs w:val="18"/>
          <w:cs/>
        </w:rPr>
        <w:t xml:space="preserve">  </w:t>
      </w:r>
    </w:p>
    <w:p w14:paraId="4718E878" w14:textId="5A40C376" w:rsidR="004D683F" w:rsidRPr="004D683F" w:rsidRDefault="004D683F" w:rsidP="00760D54">
      <w:pPr>
        <w:pStyle w:val="ListParagraph"/>
        <w:numPr>
          <w:ilvl w:val="0"/>
          <w:numId w:val="5"/>
        </w:numPr>
        <w:spacing w:line="240" w:lineRule="auto"/>
        <w:ind w:left="0" w:firstLine="720"/>
        <w:rPr>
          <w:rFonts w:cs="TH SarabunPSK"/>
          <w:szCs w:val="32"/>
        </w:rPr>
      </w:pPr>
      <w:r w:rsidRPr="00525930">
        <w:t>Microsoft</w:t>
      </w:r>
      <w:r>
        <w:t xml:space="preserve"> Excel</w:t>
      </w:r>
    </w:p>
    <w:p w14:paraId="01975C90" w14:textId="2795299A" w:rsidR="004D683F" w:rsidRDefault="004D683F" w:rsidP="004D683F">
      <w:pPr>
        <w:spacing w:line="240" w:lineRule="auto"/>
      </w:pPr>
      <w:r w:rsidRPr="00525930">
        <w:rPr>
          <w:rFonts w:hint="cs"/>
          <w:cs/>
        </w:rPr>
        <w:t>เ</w:t>
      </w:r>
      <w:r w:rsidRPr="00525930">
        <w:rPr>
          <w:cs/>
        </w:rPr>
        <w:t xml:space="preserve">ป็นโปรแกรมประเภท </w:t>
      </w:r>
      <w:r w:rsidRPr="00525930">
        <w:t xml:space="preserve">Spreadsheet </w:t>
      </w:r>
      <w:r w:rsidRPr="00525930">
        <w:rPr>
          <w:cs/>
        </w:rPr>
        <w:t>หรือตารางคํานวณอิเล็กทรอนิกส์</w:t>
      </w:r>
      <w:r w:rsidRPr="00525930">
        <w:t> </w:t>
      </w:r>
      <w:r w:rsidRPr="00525930">
        <w:rPr>
          <w:cs/>
        </w:rPr>
        <w:t>ซึ่งออกแบบม</w:t>
      </w:r>
      <w:r w:rsidRPr="00525930">
        <w:rPr>
          <w:rFonts w:hint="cs"/>
          <w:cs/>
        </w:rPr>
        <w:t>า</w:t>
      </w:r>
      <w:r w:rsidRPr="00525930">
        <w:rPr>
          <w:cs/>
        </w:rPr>
        <w:t>ส</w:t>
      </w:r>
      <w:r w:rsidRPr="00525930">
        <w:rPr>
          <w:rFonts w:hint="cs"/>
          <w:cs/>
        </w:rPr>
        <w:t>ำหรับ</w:t>
      </w:r>
      <w:r w:rsidRPr="00525930">
        <w:rPr>
          <w:cs/>
        </w:rPr>
        <w:t xml:space="preserve">บันทึกวิเคราะห์ และแสดงข้อมูลเกี่ยวกับตัวเลขได้อย่างมีประสิทธิภาพ ทั้งในรูปแบบของแผนภาพ หรือรายงาน ซึ่งโปรแกรม </w:t>
      </w:r>
      <w:r w:rsidRPr="00525930">
        <w:t xml:space="preserve">Microsoft Excel </w:t>
      </w:r>
      <w:r w:rsidRPr="00525930">
        <w:rPr>
          <w:cs/>
        </w:rPr>
        <w:t>ยังมีความสามารถในการจัดรูปแบบเอกสารได้สวยงาม และง่ายดายไม่แพ้โปรแกรมอื่น</w:t>
      </w:r>
      <w:r>
        <w:rPr>
          <w:rFonts w:hint="cs"/>
          <w:cs/>
        </w:rPr>
        <w:t xml:space="preserve"> ๆ</w:t>
      </w:r>
    </w:p>
    <w:p w14:paraId="2069BAE2" w14:textId="37A4E44C" w:rsidR="004D683F" w:rsidRDefault="004D683F" w:rsidP="004D683F">
      <w:pPr>
        <w:spacing w:line="240" w:lineRule="auto"/>
      </w:pPr>
      <w:r>
        <w:rPr>
          <w:cs/>
        </w:rPr>
        <w:tab/>
      </w:r>
      <w:r w:rsidRPr="00525930">
        <w:rPr>
          <w:cs/>
        </w:rPr>
        <w:t xml:space="preserve">การบันทึกขอมูลลงในโปรแกรม </w:t>
      </w:r>
      <w:r w:rsidRPr="00525930">
        <w:t xml:space="preserve">Microsoft Excel </w:t>
      </w:r>
      <w:r w:rsidRPr="00525930">
        <w:rPr>
          <w:cs/>
        </w:rPr>
        <w:t xml:space="preserve">จะบันทึกลงในช่องที่เรียกว่า </w:t>
      </w:r>
      <w:r w:rsidRPr="00525930">
        <w:t xml:space="preserve">Cell </w:t>
      </w:r>
      <w:r w:rsidRPr="00525930">
        <w:rPr>
          <w:cs/>
        </w:rPr>
        <w:t xml:space="preserve">โดยแต่ละเซลล์ จะอยู่ตารางซึ่งประกอบไปด้วย </w:t>
      </w:r>
      <w:r w:rsidRPr="00525930">
        <w:t xml:space="preserve">Row </w:t>
      </w:r>
      <w:r w:rsidRPr="00525930">
        <w:rPr>
          <w:cs/>
        </w:rPr>
        <w:t xml:space="preserve">(แถว) และ </w:t>
      </w:r>
      <w:r w:rsidRPr="00525930">
        <w:t xml:space="preserve">Column </w:t>
      </w:r>
      <w:r w:rsidRPr="00525930">
        <w:rPr>
          <w:cs/>
        </w:rPr>
        <w:t xml:space="preserve">(คอลัมน์) ซึ่งตารางในแต่ละตารางเราเรียกว่า </w:t>
      </w:r>
      <w:r w:rsidRPr="00525930">
        <w:t xml:space="preserve">Worksheet </w:t>
      </w:r>
      <w:r w:rsidRPr="00525930">
        <w:rPr>
          <w:cs/>
        </w:rPr>
        <w:t xml:space="preserve">และ </w:t>
      </w:r>
      <w:r w:rsidRPr="00525930">
        <w:t xml:space="preserve">Worksheet </w:t>
      </w:r>
      <w:r w:rsidRPr="00525930">
        <w:rPr>
          <w:cs/>
        </w:rPr>
        <w:t xml:space="preserve">หลายๆ </w:t>
      </w:r>
      <w:r w:rsidRPr="00525930">
        <w:t xml:space="preserve">Worksheet </w:t>
      </w:r>
      <w:r w:rsidRPr="00525930">
        <w:rPr>
          <w:cs/>
        </w:rPr>
        <w:t xml:space="preserve">รวมกันเราจะเรียกว่า </w:t>
      </w:r>
      <w:r w:rsidRPr="00525930">
        <w:t>Workbook</w:t>
      </w:r>
    </w:p>
    <w:p w14:paraId="4BD6FD38" w14:textId="09932889" w:rsidR="004D683F" w:rsidRDefault="004D683F" w:rsidP="004D683F">
      <w:pPr>
        <w:spacing w:line="240" w:lineRule="auto"/>
        <w:ind w:firstLine="720"/>
      </w:pPr>
      <w:r w:rsidRPr="00525930">
        <w:rPr>
          <w:cs/>
        </w:rPr>
        <w:t xml:space="preserve">โปรแกรม </w:t>
      </w:r>
      <w:r w:rsidRPr="00525930">
        <w:t xml:space="preserve">Excel </w:t>
      </w:r>
      <w:r w:rsidRPr="00525930">
        <w:rPr>
          <w:cs/>
        </w:rPr>
        <w:t>ช่วยให้</w:t>
      </w:r>
      <w:r w:rsidRPr="00525930">
        <w:rPr>
          <w:rFonts w:hint="cs"/>
          <w:cs/>
        </w:rPr>
        <w:t>คำนวณ</w:t>
      </w:r>
      <w:r w:rsidRPr="00525930">
        <w:rPr>
          <w:cs/>
        </w:rPr>
        <w:t xml:space="preserve">ตัวเลขในตารางได้ง่าย ๆ ตั้งแต่คณิตศาสตร์ขั้นพื้นฐานไปจนถึงสูตรทางการเงินที่ซับซ้อน และยังสามารถใช้ </w:t>
      </w:r>
      <w:r w:rsidRPr="00525930">
        <w:t xml:space="preserve">Excel </w:t>
      </w:r>
      <w:r w:rsidRPr="00525930">
        <w:rPr>
          <w:cs/>
        </w:rPr>
        <w:t>ในการจัดกลุ่มข้อมูล วิเคราะห์ข้อมูล สร้างรายงาน</w:t>
      </w:r>
      <w:r w:rsidRPr="00525930">
        <w:t> </w:t>
      </w:r>
      <w:r w:rsidRPr="00525930">
        <w:rPr>
          <w:cs/>
        </w:rPr>
        <w:t>และสร้างแผนภูมิ</w:t>
      </w:r>
      <w:r w:rsidRPr="00525930">
        <w:rPr>
          <w:rFonts w:hint="cs"/>
          <w:cs/>
        </w:rPr>
        <w:t xml:space="preserve"> เป้นต้น</w:t>
      </w:r>
      <w:r w:rsidRPr="00525930">
        <w:rPr>
          <w:cs/>
        </w:rPr>
        <w:t xml:space="preserve"> </w:t>
      </w:r>
      <w:r w:rsidRPr="00525930">
        <w:rPr>
          <w:rFonts w:hint="cs"/>
          <w:cs/>
        </w:rPr>
        <w:t>จะแสดงดังภาพที่</w:t>
      </w:r>
      <w:r w:rsidR="00C75761">
        <w:rPr>
          <w:rFonts w:hint="cs"/>
          <w:cs/>
        </w:rPr>
        <w:t xml:space="preserve"> 2-</w:t>
      </w:r>
      <w:r w:rsidR="00C75761">
        <w:t>17</w:t>
      </w:r>
    </w:p>
    <w:p w14:paraId="07555743" w14:textId="70016A1F" w:rsidR="00B22281" w:rsidRDefault="00B22281" w:rsidP="004D683F">
      <w:pPr>
        <w:spacing w:line="240" w:lineRule="auto"/>
        <w:ind w:firstLine="720"/>
      </w:pPr>
    </w:p>
    <w:p w14:paraId="01511DBA" w14:textId="1FEE22CB" w:rsidR="00B22281" w:rsidRDefault="00B22281" w:rsidP="004D683F">
      <w:pPr>
        <w:spacing w:line="240" w:lineRule="auto"/>
        <w:ind w:firstLine="720"/>
      </w:pPr>
    </w:p>
    <w:p w14:paraId="0DB97E65" w14:textId="7E95B0C5" w:rsidR="00B22281" w:rsidRDefault="00B22281" w:rsidP="00B22281">
      <w:pPr>
        <w:spacing w:line="24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64877DE" wp14:editId="21070826">
            <wp:extent cx="1743075" cy="1743075"/>
            <wp:effectExtent l="19050" t="19050" r="28575" b="28575"/>
            <wp:docPr id="47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B7B63" w14:textId="66D13130" w:rsidR="00B22281" w:rsidRPr="00B22281" w:rsidRDefault="00B22281" w:rsidP="00B22281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17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รูปสัญลักษณ์</w:t>
      </w:r>
      <w:r w:rsidRPr="004D683F">
        <w:rPr>
          <w:rFonts w:hint="cs"/>
          <w:i w:val="0"/>
          <w:iCs w:val="0"/>
          <w:color w:val="auto"/>
          <w:sz w:val="32"/>
          <w:szCs w:val="32"/>
          <w:cs/>
        </w:rPr>
        <w:t xml:space="preserve">เครื่องมือ </w:t>
      </w:r>
      <w:r w:rsidRPr="004D683F">
        <w:rPr>
          <w:i w:val="0"/>
          <w:iCs w:val="0"/>
          <w:color w:val="auto"/>
          <w:sz w:val="32"/>
          <w:szCs w:val="32"/>
        </w:rPr>
        <w:t xml:space="preserve">Microsoft </w:t>
      </w:r>
      <w:r>
        <w:rPr>
          <w:i w:val="0"/>
          <w:iCs w:val="0"/>
          <w:color w:val="auto"/>
          <w:sz w:val="32"/>
          <w:szCs w:val="32"/>
        </w:rPr>
        <w:t>Excel</w:t>
      </w:r>
    </w:p>
    <w:p w14:paraId="50C5D0F2" w14:textId="1CC680C3" w:rsidR="004D683F" w:rsidRPr="00B22281" w:rsidRDefault="004D683F" w:rsidP="00760D54">
      <w:pPr>
        <w:pStyle w:val="ListParagraph"/>
        <w:numPr>
          <w:ilvl w:val="0"/>
          <w:numId w:val="5"/>
        </w:numPr>
        <w:spacing w:line="240" w:lineRule="auto"/>
        <w:ind w:left="0" w:firstLine="720"/>
        <w:rPr>
          <w:rFonts w:cs="TH SarabunPSK"/>
          <w:szCs w:val="32"/>
        </w:rPr>
      </w:pPr>
      <w:r w:rsidRPr="00525930">
        <w:t>Adobe XD</w:t>
      </w:r>
    </w:p>
    <w:p w14:paraId="06468BB7" w14:textId="41CD9E25" w:rsidR="00B22281" w:rsidRDefault="00B22281" w:rsidP="00B22281">
      <w:pPr>
        <w:spacing w:line="240" w:lineRule="auto"/>
        <w:ind w:firstLine="720"/>
      </w:pPr>
      <w:r w:rsidRPr="00525930">
        <w:t xml:space="preserve">Adobe XD </w:t>
      </w:r>
      <w:r w:rsidRPr="00525930">
        <w:rPr>
          <w:cs/>
        </w:rPr>
        <w:t xml:space="preserve">มาจาก </w:t>
      </w:r>
      <w:r>
        <w:t>ex</w:t>
      </w:r>
      <w:r w:rsidRPr="00525930">
        <w:t xml:space="preserve">perience Design </w:t>
      </w:r>
      <w:r w:rsidRPr="00525930">
        <w:rPr>
          <w:cs/>
        </w:rPr>
        <w:t xml:space="preserve">เป็นโปรแกรมในเครือ </w:t>
      </w:r>
      <w:r w:rsidRPr="00525930">
        <w:t xml:space="preserve">Adobe </w:t>
      </w:r>
      <w:r w:rsidRPr="00525930">
        <w:rPr>
          <w:cs/>
        </w:rPr>
        <w:t xml:space="preserve">ที่พัฒนาขึ้นมาตีตลาดนักออกแบบสื่อ </w:t>
      </w:r>
      <w:r w:rsidRPr="00525930">
        <w:t xml:space="preserve">Digital </w:t>
      </w:r>
      <w:r w:rsidRPr="00525930">
        <w:rPr>
          <w:cs/>
        </w:rPr>
        <w:t xml:space="preserve">ซึ่งเป็นตลาดที่ </w:t>
      </w:r>
      <w:r w:rsidRPr="00525930">
        <w:t xml:space="preserve">Photoshop </w:t>
      </w:r>
      <w:r w:rsidRPr="00525930">
        <w:rPr>
          <w:cs/>
        </w:rPr>
        <w:t>ได้รับผลก</w:t>
      </w:r>
      <w:r w:rsidRPr="00B22281">
        <w:rPr>
          <w:cs/>
        </w:rPr>
        <w:t>ระทบมากจาก</w:t>
      </w:r>
      <w:hyperlink r:id="rId47" w:history="1">
        <w:r w:rsidRPr="00B22281">
          <w:rPr>
            <w:rStyle w:val="Hyperlink"/>
            <w:color w:val="auto"/>
            <w:u w:val="none"/>
            <w:cs/>
          </w:rPr>
          <w:t xml:space="preserve">โปรแกรม </w:t>
        </w:r>
        <w:r w:rsidRPr="00B22281">
          <w:rPr>
            <w:rStyle w:val="Hyperlink"/>
            <w:color w:val="auto"/>
            <w:u w:val="none"/>
          </w:rPr>
          <w:t>Sketch</w:t>
        </w:r>
      </w:hyperlink>
      <w:r w:rsidRPr="00525930">
        <w:t> </w:t>
      </w:r>
      <w:r w:rsidRPr="00525930">
        <w:rPr>
          <w:cs/>
        </w:rPr>
        <w:t xml:space="preserve">ที่ได้รับความนิยมตั้งแต่เมื่อหลายปีก่อน </w:t>
      </w:r>
      <w:r w:rsidRPr="00525930">
        <w:rPr>
          <w:rFonts w:hint="cs"/>
          <w:cs/>
        </w:rPr>
        <w:t>จะแสดงดังภาพที่</w:t>
      </w:r>
      <w:r>
        <w:t xml:space="preserve"> 2</w:t>
      </w:r>
      <w:r>
        <w:rPr>
          <w:cs/>
        </w:rPr>
        <w:t>-</w:t>
      </w:r>
      <w:r w:rsidR="00C75761">
        <w:t>18</w:t>
      </w:r>
    </w:p>
    <w:p w14:paraId="195B4715" w14:textId="7AA5D7C4" w:rsidR="00B22281" w:rsidRDefault="00B22281" w:rsidP="00B22281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475364C0" wp14:editId="25D050CE">
            <wp:extent cx="1636395" cy="1595120"/>
            <wp:effectExtent l="19050" t="19050" r="20955" b="24130"/>
            <wp:docPr id="11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595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B8447" w14:textId="43EC8B4A" w:rsidR="00B22281" w:rsidRPr="00B22281" w:rsidRDefault="00B22281" w:rsidP="00B22281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18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รูปสัญลักษณ์</w:t>
      </w:r>
      <w:r w:rsidRPr="004D683F">
        <w:rPr>
          <w:rFonts w:hint="cs"/>
          <w:i w:val="0"/>
          <w:iCs w:val="0"/>
          <w:color w:val="auto"/>
          <w:sz w:val="32"/>
          <w:szCs w:val="32"/>
          <w:cs/>
        </w:rPr>
        <w:t xml:space="preserve">เครื่องมือ </w:t>
      </w:r>
      <w:r w:rsidRPr="00B22281">
        <w:rPr>
          <w:i w:val="0"/>
          <w:iCs w:val="0"/>
          <w:color w:val="auto"/>
          <w:sz w:val="32"/>
          <w:szCs w:val="32"/>
        </w:rPr>
        <w:t>Adobe XD</w:t>
      </w:r>
    </w:p>
    <w:p w14:paraId="577992BF" w14:textId="71EBDB03" w:rsidR="004D683F" w:rsidRPr="00B22281" w:rsidRDefault="004D683F" w:rsidP="00760D54">
      <w:pPr>
        <w:pStyle w:val="ListParagraph"/>
        <w:numPr>
          <w:ilvl w:val="0"/>
          <w:numId w:val="5"/>
        </w:numPr>
        <w:spacing w:line="240" w:lineRule="auto"/>
        <w:ind w:left="0" w:firstLine="720"/>
        <w:rPr>
          <w:rFonts w:cs="TH SarabunPSK"/>
          <w:szCs w:val="32"/>
        </w:rPr>
      </w:pPr>
      <w:r w:rsidRPr="00525930">
        <w:t>HeidiSQL</w:t>
      </w:r>
    </w:p>
    <w:p w14:paraId="003DEBBE" w14:textId="68937ADE" w:rsidR="00B22281" w:rsidRDefault="00B22281" w:rsidP="00B22281">
      <w:pPr>
        <w:spacing w:line="240" w:lineRule="auto"/>
        <w:ind w:firstLine="720"/>
      </w:pPr>
      <w:r w:rsidRPr="00525930">
        <w:rPr>
          <w:cs/>
        </w:rPr>
        <w:t xml:space="preserve">เป็นโปรแกรม ขนาดเล็ก ที่ใช้ติดต่อกับ </w:t>
      </w:r>
      <w:r w:rsidRPr="00525930">
        <w:t xml:space="preserve">SQL Server </w:t>
      </w:r>
      <w:r w:rsidRPr="00525930">
        <w:rPr>
          <w:cs/>
        </w:rPr>
        <w:t xml:space="preserve">เพื่อบริหารและจัดการฐานข้อมูล </w:t>
      </w:r>
      <w:r w:rsidRPr="00525930">
        <w:t>MySQL</w:t>
      </w:r>
      <w:r w:rsidRPr="00525930">
        <w:rPr>
          <w:cs/>
        </w:rPr>
        <w:t>/</w:t>
      </w:r>
      <w:r w:rsidRPr="00525930">
        <w:t xml:space="preserve">MSSQL </w:t>
      </w:r>
      <w:r w:rsidRPr="00525930">
        <w:rPr>
          <w:cs/>
        </w:rPr>
        <w:t xml:space="preserve">ทั้งที่อยู่ใน </w:t>
      </w:r>
      <w:r w:rsidRPr="00525930">
        <w:t xml:space="preserve">Localhost </w:t>
      </w:r>
      <w:r w:rsidRPr="00525930">
        <w:rPr>
          <w:cs/>
        </w:rPr>
        <w:t xml:space="preserve">และ บน </w:t>
      </w:r>
      <w:r w:rsidRPr="00525930">
        <w:t xml:space="preserve">Web Hosting </w:t>
      </w:r>
      <w:r w:rsidRPr="00525930">
        <w:rPr>
          <w:cs/>
        </w:rPr>
        <w:t xml:space="preserve">สามารถ </w:t>
      </w:r>
      <w:r w:rsidRPr="00525930">
        <w:t xml:space="preserve">Create Table, Create View, Create Stored Procedure, Create Trigger, Create scheduled event, Run SQL queries </w:t>
      </w:r>
      <w:r w:rsidRPr="00525930">
        <w:rPr>
          <w:cs/>
        </w:rPr>
        <w:t>และอื่น</w:t>
      </w:r>
      <w:r w:rsidRPr="00525930">
        <w:rPr>
          <w:rFonts w:hint="cs"/>
          <w:cs/>
        </w:rPr>
        <w:t xml:space="preserve"> </w:t>
      </w:r>
      <w:r w:rsidRPr="00525930">
        <w:rPr>
          <w:cs/>
        </w:rPr>
        <w:t>ๆ อีกมากมาย ใช้งานง่ายและสะดวก</w:t>
      </w:r>
    </w:p>
    <w:p w14:paraId="2E2506ED" w14:textId="665EBDC4" w:rsidR="00C75761" w:rsidRPr="000B18EC" w:rsidRDefault="00B22281" w:rsidP="000B18EC">
      <w:pPr>
        <w:spacing w:line="240" w:lineRule="auto"/>
        <w:ind w:firstLine="720"/>
      </w:pPr>
      <w:r w:rsidRPr="00525930">
        <w:t xml:space="preserve">HeidiSQL </w:t>
      </w:r>
      <w:r w:rsidRPr="00525930">
        <w:rPr>
          <w:cs/>
        </w:rPr>
        <w:t xml:space="preserve">ช่วยให้คุณสามารถจัดการฐานข้อมูลของคุณและเรียกดูเนื้อหาจากตารางที่ง่ายต่อการอินเตอร์เฟซที่ใช้ </w:t>
      </w:r>
      <w:r w:rsidRPr="00525930">
        <w:t xml:space="preserve">Windows </w:t>
      </w:r>
      <w:r w:rsidRPr="00525930">
        <w:rPr>
          <w:cs/>
        </w:rPr>
        <w:t xml:space="preserve">นอกจากงานทั่วไปเช่นการเรียกใช้คำสั่ง </w:t>
      </w:r>
      <w:r w:rsidRPr="00525930">
        <w:t xml:space="preserve">SQL, </w:t>
      </w:r>
      <w:r w:rsidRPr="00525930">
        <w:rPr>
          <w:cs/>
        </w:rPr>
        <w:t xml:space="preserve">การสร้างที่ลดต่ำลงและการแก้ไขตารางคุณยังสามารถดำเนินการบำรุงรักษาต่างๆรวมถึงการตรวจสอบความสมบูรณ์เพิ่มประสิทธิภาพของฐานข้อมูลการซ่อมแซมและอื่น ๆ นอกจากนี้คุณสามารถนำเข้าข้อมูลจากไฟล์ข้อความตารางตรงกันระหว่างสองฐานข้อมูลและการส่งออกตารางที่เลือกไปยังฐานข้อมูลอื่น ๆ หรือสคริปต์ </w:t>
      </w:r>
      <w:r w:rsidRPr="00525930">
        <w:t xml:space="preserve">SQL </w:t>
      </w:r>
      <w:r w:rsidRPr="00525930">
        <w:rPr>
          <w:cs/>
        </w:rPr>
        <w:t>คุณสมบัติอื่น ๆ</w:t>
      </w:r>
      <w:r w:rsidRPr="00525930">
        <w:rPr>
          <w:rFonts w:hint="cs"/>
          <w:cs/>
        </w:rPr>
        <w:t xml:space="preserve"> </w:t>
      </w:r>
      <w:r w:rsidRPr="00525930">
        <w:rPr>
          <w:cs/>
        </w:rPr>
        <w:t xml:space="preserve">ได้แก่ </w:t>
      </w:r>
      <w:r w:rsidRPr="00525930">
        <w:rPr>
          <w:cs/>
        </w:rPr>
        <w:lastRenderedPageBreak/>
        <w:t xml:space="preserve">การแก้ไขของ </w:t>
      </w:r>
      <w:r w:rsidRPr="00525930">
        <w:t xml:space="preserve">BLOBs </w:t>
      </w:r>
      <w:r w:rsidRPr="00525930">
        <w:rPr>
          <w:cs/>
        </w:rPr>
        <w:t xml:space="preserve">และบันทึกช่วยจำการสนับสนุนสำหรับสคริปต์ </w:t>
      </w:r>
      <w:r w:rsidRPr="00525930">
        <w:t xml:space="preserve">SQL </w:t>
      </w:r>
      <w:r w:rsidRPr="00525930">
        <w:rPr>
          <w:cs/>
        </w:rPr>
        <w:t>ขนาดใหญ่</w:t>
      </w:r>
      <w:r w:rsidRPr="00525930">
        <w:t xml:space="preserve">, </w:t>
      </w:r>
      <w:r w:rsidRPr="00525930">
        <w:rPr>
          <w:cs/>
        </w:rPr>
        <w:t xml:space="preserve">การจัดการกระบวนการของผู้ใช้และอื่น ๆ โอเพนซอร์ส </w:t>
      </w:r>
      <w:r w:rsidRPr="00525930">
        <w:rPr>
          <w:rFonts w:hint="cs"/>
          <w:cs/>
        </w:rPr>
        <w:t>จะแสดงดังภาพที่</w:t>
      </w:r>
      <w:r>
        <w:t xml:space="preserve"> 2</w:t>
      </w:r>
      <w:r>
        <w:rPr>
          <w:cs/>
        </w:rPr>
        <w:t>-</w:t>
      </w:r>
      <w:r w:rsidR="00C75761">
        <w:t>19</w:t>
      </w:r>
    </w:p>
    <w:p w14:paraId="46E41B6E" w14:textId="65416739" w:rsidR="00C75761" w:rsidRDefault="00C75761" w:rsidP="00B22281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1921E222" wp14:editId="43B8AEC0">
            <wp:extent cx="1628140" cy="1628140"/>
            <wp:effectExtent l="19050" t="19050" r="10160" b="10160"/>
            <wp:docPr id="48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40" cy="162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9CF75" w14:textId="08947706" w:rsidR="00B22281" w:rsidRPr="00B22281" w:rsidRDefault="00B22281" w:rsidP="00B22281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19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รูปสัญลักษณ์</w:t>
      </w:r>
      <w:r w:rsidRPr="004D683F">
        <w:rPr>
          <w:rFonts w:hint="cs"/>
          <w:i w:val="0"/>
          <w:iCs w:val="0"/>
          <w:color w:val="auto"/>
          <w:sz w:val="32"/>
          <w:szCs w:val="32"/>
          <w:cs/>
        </w:rPr>
        <w:t xml:space="preserve">เครื่องมือ </w:t>
      </w:r>
      <w:r w:rsidRPr="00B22281">
        <w:rPr>
          <w:i w:val="0"/>
          <w:iCs w:val="0"/>
          <w:color w:val="auto"/>
          <w:sz w:val="32"/>
          <w:szCs w:val="32"/>
        </w:rPr>
        <w:t>HeidiSQL</w:t>
      </w:r>
    </w:p>
    <w:p w14:paraId="5521BBEE" w14:textId="5C8BC917" w:rsidR="004D683F" w:rsidRPr="004D683F" w:rsidRDefault="004D683F" w:rsidP="004D683F">
      <w:pPr>
        <w:pStyle w:val="ListParagraph"/>
        <w:numPr>
          <w:ilvl w:val="0"/>
          <w:numId w:val="5"/>
        </w:numPr>
        <w:spacing w:line="240" w:lineRule="auto"/>
        <w:ind w:left="0" w:firstLine="720"/>
        <w:rPr>
          <w:rFonts w:cs="TH SarabunPSK"/>
          <w:szCs w:val="32"/>
        </w:rPr>
      </w:pPr>
      <w:r>
        <w:t>D</w:t>
      </w:r>
      <w:r w:rsidRPr="00525930">
        <w:t>raw</w:t>
      </w:r>
      <w:r w:rsidRPr="00525930">
        <w:rPr>
          <w:cs/>
        </w:rPr>
        <w:t>.</w:t>
      </w:r>
      <w:r w:rsidRPr="00525930">
        <w:t>io </w:t>
      </w:r>
    </w:p>
    <w:p w14:paraId="79AE4ECB" w14:textId="710368CF" w:rsidR="004D683F" w:rsidRDefault="004D683F" w:rsidP="004D683F">
      <w:pPr>
        <w:spacing w:line="240" w:lineRule="auto"/>
        <w:ind w:firstLine="720"/>
      </w:pPr>
      <w:r w:rsidRPr="00525930">
        <w:rPr>
          <w:cs/>
        </w:rPr>
        <w:t xml:space="preserve">เป็นเครื่องมือออกแบบไดอะแกรมต่างๆ ผ่านเว็บไซต์ได้เลย โดยไม่ต้องลงโปรแกรม ผ่านเว็บไซต์ </w:t>
      </w:r>
      <w:r w:rsidRPr="00525930">
        <w:t>www</w:t>
      </w:r>
      <w:r w:rsidRPr="00525930">
        <w:rPr>
          <w:cs/>
        </w:rPr>
        <w:t>.</w:t>
      </w:r>
      <w:r w:rsidRPr="00525930">
        <w:t>draw</w:t>
      </w:r>
      <w:r w:rsidRPr="00525930">
        <w:rPr>
          <w:cs/>
        </w:rPr>
        <w:t>.</w:t>
      </w:r>
      <w:r w:rsidRPr="00525930">
        <w:t>io </w:t>
      </w:r>
      <w:r w:rsidRPr="00525930">
        <w:rPr>
          <w:cs/>
        </w:rPr>
        <w:t xml:space="preserve">และไม่จำเป็นต้องสมัครสมาชิกและที่สำคัญคือสามารถใช้งานได้ฟรี! สามารถบันทึกลงในเครื่องคอมพิวเตอร์ได้ทันที ทั้งสะดวก และใช้งานง่าย </w:t>
      </w:r>
      <w:r w:rsidR="00C75761">
        <w:rPr>
          <w:rFonts w:hint="cs"/>
          <w:cs/>
        </w:rPr>
        <w:t>จะแสดงดังภาพที่ 2-</w:t>
      </w:r>
      <w:r w:rsidR="00C75761">
        <w:t>20</w:t>
      </w:r>
    </w:p>
    <w:p w14:paraId="7A33B9BE" w14:textId="023C295C" w:rsidR="004D683F" w:rsidRDefault="00B22281" w:rsidP="004D683F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590B680B" wp14:editId="1F14D345">
            <wp:extent cx="3686810" cy="969010"/>
            <wp:effectExtent l="19050" t="19050" r="27940" b="21590"/>
            <wp:docPr id="49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969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9CAF8" w14:textId="7AD7884B" w:rsidR="004D683F" w:rsidRPr="00B22281" w:rsidRDefault="00B22281" w:rsidP="00B22281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20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รูปสัญลักษณ์</w:t>
      </w:r>
      <w:r w:rsidRPr="004D683F">
        <w:rPr>
          <w:rFonts w:hint="cs"/>
          <w:i w:val="0"/>
          <w:iCs w:val="0"/>
          <w:color w:val="auto"/>
          <w:sz w:val="32"/>
          <w:szCs w:val="32"/>
          <w:cs/>
        </w:rPr>
        <w:t>เครื่องมือ</w:t>
      </w:r>
      <w:r w:rsidRPr="00B22281">
        <w:rPr>
          <w:rFonts w:hint="cs"/>
          <w:i w:val="0"/>
          <w:iCs w:val="0"/>
          <w:color w:val="auto"/>
          <w:sz w:val="32"/>
          <w:szCs w:val="32"/>
          <w:cs/>
        </w:rPr>
        <w:t xml:space="preserve"> </w:t>
      </w:r>
      <w:r w:rsidRPr="00B22281">
        <w:rPr>
          <w:i w:val="0"/>
          <w:iCs w:val="0"/>
          <w:color w:val="auto"/>
          <w:sz w:val="32"/>
          <w:szCs w:val="32"/>
        </w:rPr>
        <w:t>draw</w:t>
      </w:r>
      <w:r w:rsidRPr="00B22281">
        <w:rPr>
          <w:i w:val="0"/>
          <w:iCs w:val="0"/>
          <w:color w:val="auto"/>
          <w:sz w:val="32"/>
          <w:szCs w:val="32"/>
          <w:cs/>
        </w:rPr>
        <w:t>.</w:t>
      </w:r>
      <w:r w:rsidRPr="00B22281">
        <w:rPr>
          <w:i w:val="0"/>
          <w:iCs w:val="0"/>
          <w:color w:val="auto"/>
          <w:sz w:val="32"/>
          <w:szCs w:val="32"/>
        </w:rPr>
        <w:t>io </w:t>
      </w:r>
    </w:p>
    <w:p w14:paraId="746C107A" w14:textId="63DDEBFE" w:rsidR="006126F6" w:rsidRPr="00C002EF" w:rsidRDefault="00935487" w:rsidP="00760D54">
      <w:pPr>
        <w:pStyle w:val="ListParagraph"/>
        <w:numPr>
          <w:ilvl w:val="0"/>
          <w:numId w:val="5"/>
        </w:numPr>
        <w:spacing w:line="240" w:lineRule="auto"/>
        <w:ind w:left="0" w:firstLine="720"/>
        <w:rPr>
          <w:rFonts w:cs="TH SarabunPSK"/>
          <w:szCs w:val="32"/>
        </w:rPr>
      </w:pPr>
      <w:r w:rsidRPr="00C002EF">
        <w:rPr>
          <w:rFonts w:cs="TH SarabunPSK" w:hint="cs"/>
          <w:szCs w:val="32"/>
        </w:rPr>
        <w:t>PHP MyAdmin</w:t>
      </w:r>
    </w:p>
    <w:p w14:paraId="4701AFB0" w14:textId="33ADE829" w:rsidR="00935487" w:rsidRPr="00C002EF" w:rsidRDefault="00935487" w:rsidP="00E520BE">
      <w:pPr>
        <w:pStyle w:val="NormalWeb"/>
        <w:spacing w:before="0" w:beforeAutospacing="0" w:line="312" w:lineRule="atLeast"/>
        <w:ind w:firstLine="720"/>
        <w:rPr>
          <w:rFonts w:ascii="TH SarabunPSK" w:hAnsi="TH SarabunPSK" w:cs="TH SarabunPSK"/>
          <w:sz w:val="32"/>
          <w:szCs w:val="32"/>
        </w:rPr>
      </w:pPr>
      <w:r w:rsidRPr="00C002EF">
        <w:rPr>
          <w:rFonts w:ascii="TH SarabunPSK" w:hAnsi="TH SarabunPSK" w:cs="TH SarabunPSK" w:hint="cs"/>
          <w:sz w:val="32"/>
          <w:szCs w:val="32"/>
        </w:rPr>
        <w:t xml:space="preserve">PHP MyAdmin </w:t>
      </w:r>
      <w:r w:rsidRPr="00C002EF">
        <w:rPr>
          <w:rFonts w:ascii="TH SarabunPSK" w:hAnsi="TH SarabunPSK" w:cs="TH SarabunPSK" w:hint="cs"/>
          <w:sz w:val="32"/>
          <w:szCs w:val="32"/>
          <w:cs/>
        </w:rPr>
        <w:t xml:space="preserve">คือเครื่องมือที่ใช้สำหรับการจัดการฐานข้อมูลหรือที่เรียกว่า </w:t>
      </w:r>
      <w:r w:rsidRPr="00C002EF">
        <w:rPr>
          <w:rFonts w:ascii="TH SarabunPSK" w:hAnsi="TH SarabunPSK" w:cs="TH SarabunPSK" w:hint="cs"/>
          <w:sz w:val="32"/>
          <w:szCs w:val="32"/>
        </w:rPr>
        <w:t>database</w:t>
      </w:r>
      <w:r w:rsidRPr="00C002EF">
        <w:rPr>
          <w:rFonts w:ascii="TH SarabunPSK" w:hAnsi="TH SarabunPSK" w:cs="TH SarabunPSK" w:hint="cs"/>
          <w:sz w:val="32"/>
          <w:szCs w:val="32"/>
          <w:cs/>
        </w:rPr>
        <w:t xml:space="preserve"> ซึ่งก็คือโปรแกรมหนึ่ง ที่จะช่วยให้เข้าไป สร้าง </w:t>
      </w:r>
      <w:r w:rsidRPr="00C002EF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C002EF">
        <w:rPr>
          <w:rFonts w:ascii="TH SarabunPSK" w:hAnsi="TH SarabunPSK" w:cs="TH SarabunPSK" w:hint="cs"/>
          <w:sz w:val="32"/>
          <w:szCs w:val="32"/>
          <w:cs/>
        </w:rPr>
        <w:t xml:space="preserve">ได้ด้วยวิธีการที่ง่ายขึ้น แทนที่จะสร้างโดยการพิมพ์คำสั่ง </w:t>
      </w:r>
      <w:r w:rsidRPr="00C002EF">
        <w:rPr>
          <w:rFonts w:ascii="TH SarabunPSK" w:hAnsi="TH SarabunPSK" w:cs="TH SarabunPSK" w:hint="cs"/>
          <w:sz w:val="32"/>
          <w:szCs w:val="32"/>
        </w:rPr>
        <w:t xml:space="preserve">PHP MyAdmin </w:t>
      </w:r>
      <w:r w:rsidRPr="00C002EF">
        <w:rPr>
          <w:rFonts w:ascii="TH SarabunPSK" w:hAnsi="TH SarabunPSK" w:cs="TH SarabunPSK" w:hint="cs"/>
          <w:sz w:val="32"/>
          <w:szCs w:val="32"/>
          <w:cs/>
        </w:rPr>
        <w:t>จึงช่วยให้จัดทำเว็บไซต์ได้ง่ายขึ้น จัดการข้อมูลในส่วน</w:t>
      </w:r>
      <w:r w:rsidR="00E520BE" w:rsidRPr="00C002E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02EF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C002EF">
        <w:rPr>
          <w:rFonts w:ascii="TH SarabunPSK" w:hAnsi="TH SarabunPSK" w:cs="TH SarabunPSK" w:hint="cs"/>
          <w:sz w:val="32"/>
          <w:szCs w:val="32"/>
          <w:cs/>
        </w:rPr>
        <w:t>ซ่อมแซม แก้ไข ได้ง่ายขึ้น</w:t>
      </w:r>
      <w:r w:rsidR="00E520BE" w:rsidRPr="00C002EF">
        <w:rPr>
          <w:rFonts w:ascii="TH SarabunPSK" w:hAnsi="TH SarabunPSK" w:cs="TH SarabunPSK" w:hint="cs"/>
          <w:sz w:val="32"/>
          <w:szCs w:val="32"/>
          <w:cs/>
        </w:rPr>
        <w:t xml:space="preserve"> โดยมีสัญลักษณ์ดังภาพที่ </w:t>
      </w:r>
      <w:r w:rsidR="00E520BE" w:rsidRPr="00C002EF">
        <w:rPr>
          <w:rFonts w:ascii="TH SarabunPSK" w:hAnsi="TH SarabunPSK" w:cs="TH SarabunPSK" w:hint="cs"/>
          <w:sz w:val="32"/>
          <w:szCs w:val="32"/>
        </w:rPr>
        <w:t>2</w:t>
      </w:r>
      <w:r w:rsidR="00C75761">
        <w:rPr>
          <w:rFonts w:ascii="TH SarabunPSK" w:hAnsi="TH SarabunPSK" w:cs="TH SarabunPSK" w:hint="cs"/>
          <w:sz w:val="32"/>
          <w:szCs w:val="32"/>
          <w:cs/>
        </w:rPr>
        <w:t>-</w:t>
      </w:r>
      <w:r w:rsidR="00C75761">
        <w:rPr>
          <w:rFonts w:ascii="TH SarabunPSK" w:hAnsi="TH SarabunPSK" w:cs="TH SarabunPSK"/>
          <w:sz w:val="32"/>
          <w:szCs w:val="32"/>
        </w:rPr>
        <w:t>21</w:t>
      </w:r>
    </w:p>
    <w:p w14:paraId="20084DB3" w14:textId="09D581D8" w:rsidR="00E520BE" w:rsidRDefault="00E520BE" w:rsidP="00E520BE">
      <w:pPr>
        <w:pStyle w:val="NormalWeb"/>
        <w:spacing w:before="0" w:beforeAutospacing="0" w:line="312" w:lineRule="atLeast"/>
        <w:ind w:firstLine="720"/>
        <w:jc w:val="center"/>
        <w:rPr>
          <w:rFonts w:cs="TH SarabunPSK"/>
          <w:szCs w:val="32"/>
        </w:rPr>
      </w:pPr>
      <w:r w:rsidRPr="00C002EF">
        <w:rPr>
          <w:rFonts w:cs="TH SarabunPSK" w:hint="cs"/>
          <w:noProof/>
          <w:szCs w:val="32"/>
          <w:lang w:eastAsia="en-US"/>
        </w:rPr>
        <w:drawing>
          <wp:inline distT="0" distB="0" distL="0" distR="0" wp14:anchorId="5BA0B1C4" wp14:editId="7CF9B788">
            <wp:extent cx="1876425" cy="1045745"/>
            <wp:effectExtent l="19050" t="19050" r="952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MyAdmin_logo.svg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959" cy="104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396B8" w14:textId="3B604286" w:rsidR="00A71273" w:rsidRPr="000B18EC" w:rsidRDefault="00B22281" w:rsidP="000B18EC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21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รูปสัญลักษณ์</w:t>
      </w:r>
      <w:r w:rsidRPr="004D683F">
        <w:rPr>
          <w:rFonts w:hint="cs"/>
          <w:i w:val="0"/>
          <w:iCs w:val="0"/>
          <w:color w:val="auto"/>
          <w:sz w:val="32"/>
          <w:szCs w:val="32"/>
          <w:cs/>
        </w:rPr>
        <w:t>เครื่องมือ</w:t>
      </w:r>
      <w:r w:rsidRPr="00B22281">
        <w:rPr>
          <w:rFonts w:hint="cs"/>
          <w:i w:val="0"/>
          <w:iCs w:val="0"/>
          <w:color w:val="auto"/>
          <w:sz w:val="32"/>
          <w:szCs w:val="32"/>
          <w:cs/>
        </w:rPr>
        <w:t xml:space="preserve"> </w:t>
      </w:r>
      <w:r w:rsidRPr="00B22281">
        <w:rPr>
          <w:rFonts w:hint="cs"/>
          <w:i w:val="0"/>
          <w:iCs w:val="0"/>
          <w:color w:val="auto"/>
          <w:sz w:val="32"/>
          <w:szCs w:val="32"/>
        </w:rPr>
        <w:t>PHP MyAdmin</w:t>
      </w:r>
    </w:p>
    <w:p w14:paraId="74A20422" w14:textId="50B262FE" w:rsidR="00337633" w:rsidRPr="00EF29B9" w:rsidRDefault="00EF29B9" w:rsidP="00647C7C">
      <w:pPr>
        <w:pStyle w:val="Heading1"/>
        <w:spacing w:before="0" w:after="160"/>
      </w:pPr>
      <w:r w:rsidRPr="00C002EF">
        <w:rPr>
          <w:cs/>
        </w:rPr>
        <w:lastRenderedPageBreak/>
        <w:br/>
      </w:r>
      <w:r w:rsidRPr="00C002EF">
        <w:rPr>
          <w:cs/>
        </w:rPr>
        <w:br/>
      </w:r>
      <w:bookmarkStart w:id="156" w:name="_Toc54854171"/>
      <w:r w:rsidRPr="00EF29B9">
        <w:rPr>
          <w:cs/>
        </w:rPr>
        <w:t>รายละเอียดของการปฏิบัติงานสหกิจศึกษา</w:t>
      </w:r>
      <w:bookmarkEnd w:id="156"/>
    </w:p>
    <w:p w14:paraId="0A68300D" w14:textId="77777777" w:rsidR="00B22281" w:rsidRDefault="00B22281" w:rsidP="00B22281">
      <w:pPr>
        <w:spacing w:line="240" w:lineRule="auto"/>
        <w:ind w:firstLine="720"/>
      </w:pPr>
      <w:bookmarkStart w:id="157" w:name="_Hlk54829135"/>
      <w:r>
        <w:rPr>
          <w:rFonts w:hint="cs"/>
          <w:cs/>
        </w:rPr>
        <w:t>ในการสหกิจศึกษา ณ บริษัทสยามเด็นโซ่ แมนยูแฟคเจอริ่ง จำกัด สำหรับการปฏิบัติงานสหกิจศึกษามีระยะเวลาทั้งหมด 4 เดือนซึ่งทำให้การปฏิบัติงานในครั้งนี้ ผู้ปฏิบัติสหกิจศึกษาต้องศึกษาและเรียนประสบการณ์การทำจริงในสถานประกอบการนี้ เพื่อนำความรู้ และเทคนิคต่าง ๆไปใช้ในการทำให้เกิดประโยชน์ทั้งในการทำงานจริง นอกจากนี้ยังช่วยเรื่องการทำงานร่วมกับผู้อื่น อาทิช่วยพัฒนาทักษะการสื่อสาร เป็นต้น</w:t>
      </w:r>
    </w:p>
    <w:p w14:paraId="5A080EC7" w14:textId="77777777" w:rsidR="00B22281" w:rsidRDefault="00B22281" w:rsidP="00B22281">
      <w:pPr>
        <w:spacing w:line="240" w:lineRule="auto"/>
        <w:ind w:firstLine="720"/>
      </w:pPr>
      <w:r>
        <w:rPr>
          <w:rFonts w:hint="cs"/>
          <w:cs/>
        </w:rPr>
        <w:t>สำหรับการปฏิบัติงานสหกิจศึกษา ผู้ปฏิบัติสหกิจศึกษาได้รับมอบหมายให้รับผิดชอบในการเก็บความต้องการ การวิเคราะห์ ออกแบบและพัฒนาซอฟต์แวร์ โดยผู้ปฏิบัติงานสหกิจศึกษาได้ค้นคว้าหาข้อมูลต่าง ๆที่เกี่ยวข้องกับการเก็บความต้องการ การวิเคราะห์และออกแบบระบบ เพื่อนำมาประยุกต์ใช้กับการทำงานได้แก่ แผนภาพต่าง ๆ ที่เกี่ยวข้องการพัฒนาระบบ  เพื่อให้มีความเข้าใจที่สอดคล้องกันภายในทีมพัฒนาและผู้ใช้งานของระบบ</w:t>
      </w:r>
      <w:r>
        <w:tab/>
      </w:r>
    </w:p>
    <w:p w14:paraId="72A7F540" w14:textId="7567A554" w:rsidR="00F151B1" w:rsidRDefault="00B22281" w:rsidP="00681E37">
      <w:pPr>
        <w:spacing w:before="0" w:after="160"/>
        <w:ind w:firstLine="720"/>
        <w:jc w:val="left"/>
      </w:pPr>
      <w:r>
        <w:rPr>
          <w:rFonts w:hint="cs"/>
          <w:cs/>
        </w:rPr>
        <w:t>ในบทนี้จะอธิบายการวิเ</w:t>
      </w:r>
      <w:r w:rsidR="005962F7">
        <w:rPr>
          <w:rFonts w:hint="cs"/>
          <w:cs/>
        </w:rPr>
        <w:t>คราะห์ขอบเขตการทำงาน</w:t>
      </w:r>
      <w:r>
        <w:rPr>
          <w:rFonts w:hint="cs"/>
          <w:cs/>
        </w:rPr>
        <w:t xml:space="preserve">ของระบบ </w:t>
      </w:r>
      <w:r w:rsidR="005962F7">
        <w:rPr>
          <w:rFonts w:hint="cs"/>
          <w:cs/>
        </w:rPr>
        <w:t>กระบวนการในการเก็บรวบรวมความต้องการ</w:t>
      </w:r>
      <w:r>
        <w:rPr>
          <w:rFonts w:hint="cs"/>
          <w:cs/>
        </w:rPr>
        <w:t>รวมถึงการวิเคราะห์ออกแบบการทำงานของระบบในรูปแบบของแผนภาพต่าง ๆ ได้แก่ แผนภาพยูสเคส คำอธิบายแผนภาพยูสเคส แผนภาพกิจกรรม แผนภาพลำดับกิจกรรม และแผนภาพความสัมพันธ์ของข้อมูล เพื่อให้มีความเข้าใจที่สอดคล้องกันภายในทีมพัฒนาซอฟต์แวร์และผู้ใช้งาน</w:t>
      </w:r>
      <w:r w:rsidR="005962F7">
        <w:rPr>
          <w:rFonts w:hint="cs"/>
          <w:cs/>
        </w:rPr>
        <w:t>ของระบบ และเพื่อเพิ่มความเข้าใจ</w:t>
      </w:r>
      <w:r>
        <w:rPr>
          <w:rFonts w:hint="cs"/>
          <w:cs/>
        </w:rPr>
        <w:t>กระบวนการพัฒนาซอฟต์แวร์ใหกับทีมพัฒนาซอฟต์แวร์</w:t>
      </w:r>
      <w:bookmarkEnd w:id="157"/>
      <w:r w:rsidR="005962F7">
        <w:rPr>
          <w:rFonts w:hint="cs"/>
          <w:cs/>
        </w:rPr>
        <w:t xml:space="preserve"> โดยจะอธิบายการขั้นตอนการทำงานและการวิเคระห์และออกแบบได้ดังต่อไปนี้</w:t>
      </w:r>
    </w:p>
    <w:p w14:paraId="08090E63" w14:textId="2FDEC298" w:rsidR="00681E37" w:rsidRDefault="005962F7" w:rsidP="00681E37">
      <w:pPr>
        <w:pStyle w:val="Heading2"/>
      </w:pPr>
      <w:r>
        <w:rPr>
          <w:cs/>
        </w:rPr>
        <w:t>กระบวนของการเก็บรวบรวมความต้องการ</w:t>
      </w:r>
    </w:p>
    <w:p w14:paraId="54F1AD32" w14:textId="00EBE70C" w:rsidR="00681E37" w:rsidRDefault="005962F7" w:rsidP="0004059D">
      <w:pPr>
        <w:ind w:firstLine="720"/>
      </w:pPr>
      <w:r>
        <w:rPr>
          <w:rFonts w:hint="cs"/>
          <w:cs/>
        </w:rPr>
        <w:t>ในการเก็บรวบรวมความต้องการ</w:t>
      </w:r>
      <w:r w:rsidR="00AC6D05">
        <w:rPr>
          <w:rFonts w:hint="cs"/>
          <w:cs/>
        </w:rPr>
        <w:t xml:space="preserve"> </w:t>
      </w:r>
      <w:r w:rsidR="00B836AB">
        <w:rPr>
          <w:rFonts w:hint="cs"/>
          <w:cs/>
        </w:rPr>
        <w:t>ถือว่าเป็นกระบวนการที่สำคัญในการพัฒนาระบบ</w:t>
      </w:r>
      <w:r w:rsidR="00AD4613">
        <w:rPr>
          <w:rFonts w:hint="cs"/>
          <w:cs/>
        </w:rPr>
        <w:t xml:space="preserve"> เนื่องจากการเก็บความต้องการในแต่ละครั้งเป็นข้อกำหนด และ</w:t>
      </w:r>
      <w:r w:rsidR="00B836AB">
        <w:rPr>
          <w:rFonts w:hint="cs"/>
          <w:cs/>
        </w:rPr>
        <w:t>ขอบเขตในการพัฒนา</w:t>
      </w:r>
      <w:r w:rsidR="00AD4613">
        <w:rPr>
          <w:rFonts w:hint="cs"/>
          <w:cs/>
        </w:rPr>
        <w:t>ระบบ โดยในการเก็บความต้องการในแต่ละครั้ง ผู้ปฏิบัติสหกิจศึกษาจำเป็นต้องนัดหมายหรือประชุมกับ</w:t>
      </w:r>
      <w:r w:rsidR="0004059D">
        <w:rPr>
          <w:rFonts w:hint="cs"/>
          <w:cs/>
        </w:rPr>
        <w:t xml:space="preserve">แผนกที่เกี่ยวข้องในการจัดทำระบบคือ แผนก </w:t>
      </w:r>
      <w:r w:rsidR="0004059D">
        <w:t xml:space="preserve">Produvtion Engineering </w:t>
      </w:r>
      <w:r w:rsidR="0004059D">
        <w:rPr>
          <w:rFonts w:hint="cs"/>
          <w:cs/>
        </w:rPr>
        <w:t xml:space="preserve">และ แผนกตรวจสอบคุณภาพ โดยผ่านการนัดหมายจากพนักงานภายในแผนกทรัพยากรมนุษย์ ในส่วนงานของ </w:t>
      </w:r>
      <w:r w:rsidR="0004059D">
        <w:t xml:space="preserve">HRIS </w:t>
      </w:r>
      <w:r w:rsidR="00A94133">
        <w:rPr>
          <w:rFonts w:hint="cs"/>
          <w:cs/>
        </w:rPr>
        <w:t>ซึ่งเป็นพี่เลี้ยงในการควบคุมดูแลการทำระบบเปลี่ยนแปลงกระบวนการทำงานในครั้งนี้ ในการประชุมแต่ละครั้งจะมีการจัดเอกสารที่เกี่ยงข้องกับการเก็บรวบรวมความต้องการได้แก่ แบบฟอร์ม</w:t>
      </w:r>
      <w:r w:rsidR="008B2451">
        <w:rPr>
          <w:rFonts w:hint="cs"/>
          <w:cs/>
        </w:rPr>
        <w:t>ยืนยันความต้องการ และเอกสารการประชุม</w:t>
      </w:r>
      <w:r w:rsidR="000A2A62">
        <w:rPr>
          <w:rFonts w:hint="cs"/>
          <w:cs/>
        </w:rPr>
        <w:t xml:space="preserve"> สามารถอธิบายได้ดังนี้</w:t>
      </w:r>
    </w:p>
    <w:p w14:paraId="750B63DD" w14:textId="77777777" w:rsidR="000A2A62" w:rsidRDefault="000A2A62" w:rsidP="0004059D">
      <w:pPr>
        <w:ind w:firstLine="720"/>
        <w:rPr>
          <w:rFonts w:hint="cs"/>
        </w:rPr>
      </w:pPr>
    </w:p>
    <w:p w14:paraId="003DC4E5" w14:textId="2D86DBE9" w:rsidR="000A2A62" w:rsidRPr="00C002EF" w:rsidRDefault="000A2A62" w:rsidP="000A2A62">
      <w:pPr>
        <w:spacing w:before="0" w:after="0"/>
        <w:jc w:val="left"/>
        <w:rPr>
          <w:rFonts w:hint="cs"/>
        </w:rPr>
      </w:pPr>
      <w:r w:rsidRPr="00C002EF">
        <w:rPr>
          <w:cs/>
        </w:rPr>
        <w:lastRenderedPageBreak/>
        <w:tab/>
      </w:r>
      <w:r w:rsidRPr="00C002EF">
        <w:rPr>
          <w:rFonts w:hint="cs"/>
          <w:cs/>
        </w:rPr>
        <w:t>1</w:t>
      </w:r>
      <w:r w:rsidRPr="00C002EF">
        <w:rPr>
          <w:cs/>
        </w:rPr>
        <w:t xml:space="preserve">) </w:t>
      </w:r>
      <w:r>
        <w:rPr>
          <w:rFonts w:hint="cs"/>
          <w:cs/>
        </w:rPr>
        <w:t>แบบฟอร์มยืนยันความต้องการ</w:t>
      </w:r>
      <w:r w:rsidRPr="00C002EF">
        <w:rPr>
          <w:cs/>
        </w:rPr>
        <w:t xml:space="preserve"> </w:t>
      </w:r>
    </w:p>
    <w:p w14:paraId="2913EA7A" w14:textId="54986EB0" w:rsidR="000A2A62" w:rsidRDefault="000A2A62" w:rsidP="0004059D">
      <w:pPr>
        <w:ind w:firstLine="720"/>
        <w:rPr>
          <w:rFonts w:hint="cs"/>
        </w:rPr>
      </w:pPr>
      <w:r>
        <w:rPr>
          <w:rFonts w:hint="cs"/>
          <w:cs/>
        </w:rPr>
        <w:t xml:space="preserve">ในการประชุมรับความต้องการในแต่ละครั้งจำเป็นต้องมีการบันทึกความต้องการ </w:t>
      </w:r>
      <w:r w:rsidR="008019D1">
        <w:rPr>
          <w:rFonts w:hint="cs"/>
          <w:cs/>
        </w:rPr>
        <w:t xml:space="preserve">เพื่อเป็นสิ่งยืนยันถึงความต้องการที่ได้รับมานั้นถูกต้องหรือมีการเปลี่ยนแปลง เพิ่มเติมในส่วนต่าง ๆ ซึ่งผู้ปฏิบัติสหกิจศึกษาได้ออกแบบเอกสารการยินยันความต้องการ เพื่อนำไปใช้ในวิเคราะห์และออกแบบระบบ </w:t>
      </w:r>
      <w:r w:rsidR="00951F00">
        <w:rPr>
          <w:rFonts w:hint="cs"/>
          <w:cs/>
        </w:rPr>
        <w:t xml:space="preserve">โดยจะมีรายรายละเอียดเอกสารความยืนยันต้องการดังต่อไปนี้ </w:t>
      </w:r>
    </w:p>
    <w:p w14:paraId="211A0117" w14:textId="62C86D5F" w:rsidR="00951F00" w:rsidRDefault="001E0BB6" w:rsidP="001E0BB6">
      <w:pPr>
        <w:ind w:firstLine="720"/>
        <w:jc w:val="center"/>
      </w:pPr>
      <w:r>
        <w:rPr>
          <w:noProof/>
        </w:rPr>
        <w:drawing>
          <wp:inline distT="0" distB="0" distL="0" distR="0" wp14:anchorId="63DFE1AD" wp14:editId="1302E8D3">
            <wp:extent cx="3455719" cy="3008289"/>
            <wp:effectExtent l="19050" t="19050" r="1143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9129" cy="301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2D18E" w14:textId="64A90262" w:rsidR="001E0BB6" w:rsidRDefault="001E0BB6" w:rsidP="001E0BB6">
      <w:pPr>
        <w:pStyle w:val="Caption"/>
        <w:jc w:val="center"/>
        <w:rPr>
          <w:rFonts w:hint="cs"/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>
        <w:rPr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>
        <w:rPr>
          <w:i w:val="0"/>
          <w:iCs w:val="0"/>
          <w:noProof/>
          <w:color w:val="auto"/>
          <w:sz w:val="32"/>
          <w:szCs w:val="32"/>
          <w:cs/>
        </w:rPr>
        <w:t>1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hint="cs"/>
          <w:i w:val="0"/>
          <w:iCs w:val="0"/>
          <w:color w:val="auto"/>
          <w:sz w:val="32"/>
          <w:szCs w:val="32"/>
          <w:cs/>
        </w:rPr>
        <w:t>แบบฟอร์มยืนยันความต้องการ</w:t>
      </w:r>
    </w:p>
    <w:p w14:paraId="511F31A2" w14:textId="3A68AC4D" w:rsidR="001E0BB6" w:rsidRDefault="001E0BB6" w:rsidP="001E0BB6">
      <w:pPr>
        <w:rPr>
          <w:rFonts w:hint="cs"/>
        </w:rPr>
      </w:pPr>
      <w:r>
        <w:rPr>
          <w:rFonts w:hint="cs"/>
          <w:cs/>
        </w:rPr>
        <w:t>จากภาพที่ 3-1 จะแสดงรายละเอียดแบบฟอร์มยืนยันความต้องการซึ่งจะแบ่งออกเป็นส่วนได้ดังนี้</w:t>
      </w:r>
    </w:p>
    <w:p w14:paraId="5CA6E308" w14:textId="769995B5" w:rsidR="001E0BB6" w:rsidRDefault="001E0BB6" w:rsidP="001E0BB6">
      <w:pPr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ส่วนที่ 1 ส่วนของการเซ็นรับทราบความต้องการและรายละเอียดของวันที่ยืนยันความต้องการ</w:t>
      </w:r>
      <w:r w:rsidR="0038197D">
        <w:rPr>
          <w:rFonts w:hint="cs"/>
          <w:cs/>
        </w:rPr>
        <w:t xml:space="preserve"> ชื่อระบบ และรอบในการยืนยันความต้องการ</w:t>
      </w:r>
    </w:p>
    <w:p w14:paraId="7D112501" w14:textId="0470B174" w:rsidR="0038197D" w:rsidRDefault="0038197D" w:rsidP="001E0BB6">
      <w:r>
        <w:rPr>
          <w:cs/>
        </w:rPr>
        <w:tab/>
      </w:r>
      <w:r>
        <w:rPr>
          <w:rFonts w:hint="cs"/>
          <w:cs/>
        </w:rPr>
        <w:t>ส่วนที่ 2 ส่วนของการกรอกหัวข้อความต้องการและรายละเอียดย่อย ๆ ของความต้องการซึ่งจะมีข้อมูลได้แก่ ลำดับ รายละเอียดความต้องการ การตรวจสอบความต้องการ และความคิดเห็นเพิ่มเติม</w:t>
      </w:r>
    </w:p>
    <w:p w14:paraId="6435FFF3" w14:textId="6CCA1816" w:rsidR="0038197D" w:rsidRDefault="0038197D" w:rsidP="0038197D">
      <w:pPr>
        <w:spacing w:before="0" w:after="0"/>
        <w:jc w:val="left"/>
      </w:pPr>
      <w:r w:rsidRPr="00C002EF">
        <w:rPr>
          <w:cs/>
        </w:rPr>
        <w:tab/>
      </w:r>
      <w:r>
        <w:rPr>
          <w:rFonts w:hint="cs"/>
          <w:cs/>
        </w:rPr>
        <w:t>2</w:t>
      </w:r>
      <w:r w:rsidRPr="00C002EF">
        <w:rPr>
          <w:cs/>
        </w:rPr>
        <w:t xml:space="preserve">) </w:t>
      </w:r>
      <w:r>
        <w:rPr>
          <w:rFonts w:hint="cs"/>
          <w:cs/>
        </w:rPr>
        <w:t>เอกสารการประชุม</w:t>
      </w:r>
    </w:p>
    <w:p w14:paraId="44E92BB3" w14:textId="77777777" w:rsidR="00E2414F" w:rsidRDefault="0038197D" w:rsidP="00E2414F">
      <w:pPr>
        <w:rPr>
          <w:rFonts w:hint="cs"/>
        </w:rPr>
      </w:pPr>
      <w:r>
        <w:rPr>
          <w:cs/>
        </w:rPr>
        <w:tab/>
      </w:r>
      <w:r w:rsidR="00E2414F" w:rsidRPr="00E2414F">
        <w:rPr>
          <w:cs/>
        </w:rPr>
        <w:t>เอกสารการประชุมเป็นส่วนสำคัญที่ทำให้การประชุมดำเนินไปได้อย่างราบรื่นและบรรลุวัตถุประสงค์ ทั้งยังอำนวยประโยชน์ให้กับทั้งผู้จัดการประชุม</w:t>
      </w:r>
      <w:r w:rsidR="00E2414F" w:rsidRPr="00E2414F">
        <w:t> </w:t>
      </w:r>
      <w:r w:rsidR="00E2414F" w:rsidRPr="00E2414F">
        <w:rPr>
          <w:cs/>
        </w:rPr>
        <w:t>ผู้เข้าประชุม</w:t>
      </w:r>
      <w:r w:rsidR="00E2414F" w:rsidRPr="00E2414F">
        <w:t> </w:t>
      </w:r>
      <w:r w:rsidR="00E2414F" w:rsidRPr="00E2414F">
        <w:rPr>
          <w:cs/>
        </w:rPr>
        <w:t>ผู้เข้าร่วมประชุม</w:t>
      </w:r>
      <w:r w:rsidR="00E2414F" w:rsidRPr="00E2414F">
        <w:t> </w:t>
      </w:r>
      <w:r w:rsidR="00E2414F" w:rsidRPr="00E2414F">
        <w:rPr>
          <w:cs/>
        </w:rPr>
        <w:t>และผู้เกี่ยวข้อง</w:t>
      </w:r>
      <w:r w:rsidR="00E2414F" w:rsidRPr="00E2414F">
        <w:t> </w:t>
      </w:r>
      <w:r w:rsidR="00E2414F">
        <w:rPr>
          <w:rFonts w:hint="cs"/>
          <w:cs/>
        </w:rPr>
        <w:t>ซึ่งในการรับความต้องการในแต่ละครั้งเอกาสารการประชุมจึงมีส่วนช่วยในการบันทึกข้อมูลของความต้องการที่มีการเปลี่ยนแปลง หรือมีการเพิ่มเติ่มในส่วนต่าง ๆ โดยภายในเอกสารการปนะชุมจะมีรายละเอียดดังต่อไปนี้</w:t>
      </w:r>
    </w:p>
    <w:p w14:paraId="200AF9DB" w14:textId="608EBFCC" w:rsidR="0038197D" w:rsidRPr="00E2414F" w:rsidRDefault="00913516" w:rsidP="00913516">
      <w:pPr>
        <w:jc w:val="center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2301E19B" wp14:editId="71AAA969">
            <wp:extent cx="2559546" cy="3123211"/>
            <wp:effectExtent l="19050" t="19050" r="1270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1830" cy="3138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8B3EC" w14:textId="36F2E7A2" w:rsidR="001E0BB6" w:rsidRDefault="00913516" w:rsidP="00560A92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>
        <w:rPr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>
        <w:rPr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hint="cs"/>
          <w:i w:val="0"/>
          <w:iCs w:val="0"/>
          <w:color w:val="auto"/>
          <w:sz w:val="32"/>
          <w:szCs w:val="32"/>
          <w:cs/>
        </w:rPr>
        <w:t>เอกสารการประชุม</w:t>
      </w:r>
    </w:p>
    <w:p w14:paraId="4AE5F57A" w14:textId="2DF00CD7" w:rsidR="008E2205" w:rsidRDefault="008E2205" w:rsidP="008E2205">
      <w:pPr>
        <w:pStyle w:val="Heading2"/>
        <w:rPr>
          <w:rFonts w:hint="cs"/>
        </w:rPr>
      </w:pPr>
      <w:r>
        <w:rPr>
          <w:rFonts w:hint="cs"/>
          <w:cs/>
        </w:rPr>
        <w:t>วิเคราะห์ความต้องการของผู้ใช้งาน</w:t>
      </w:r>
    </w:p>
    <w:p w14:paraId="6D296FF7" w14:textId="1925D76B" w:rsidR="008E2205" w:rsidRDefault="008E2205" w:rsidP="0009567A">
      <w:pPr>
        <w:ind w:firstLine="720"/>
        <w:rPr>
          <w:rFonts w:hint="cs"/>
        </w:rPr>
      </w:pPr>
      <w:r>
        <w:rPr>
          <w:rFonts w:hint="cs"/>
          <w:cs/>
        </w:rPr>
        <w:t xml:space="preserve">ในการวิเคราะห์ความต้องการ ผู้ปฏิบัติสหกิจศึกษาทำการวิเคราะห์ระบบเปลี่ยนแปลงกระบวนการทำงานโดยเริ่มจากการเก็บความต้องการจากแผนกที่เกี่ยวข้องกับการจัดทำระบบนี้ ได้แก่แผนก </w:t>
      </w:r>
      <w:r>
        <w:t xml:space="preserve">Production Engineering </w:t>
      </w:r>
      <w:r>
        <w:rPr>
          <w:rFonts w:hint="cs"/>
          <w:cs/>
        </w:rPr>
        <w:t xml:space="preserve">และแผนก </w:t>
      </w:r>
      <w:r>
        <w:t xml:space="preserve">Quality Assurance </w:t>
      </w:r>
      <w:r>
        <w:rPr>
          <w:rFonts w:hint="cs"/>
          <w:cs/>
        </w:rPr>
        <w:t>ซึ่งใน</w:t>
      </w:r>
      <w:r w:rsidR="0009567A">
        <w:rPr>
          <w:rFonts w:hint="cs"/>
          <w:cs/>
        </w:rPr>
        <w:t>เก็บรวบรวมความต้องการและนำมาวิเคราะห์สามารถแบ่งผู้ใช้งานระบบได้ทั้งหมด 8 บทบาท ซึ่งในแต่ละบทบาทความสามารถในการจัดการส่วนต่าง ๆ ที่แตกต่างกัน โดยจะแสดงรายละเอียดดังภาพที่ 3-3</w:t>
      </w:r>
    </w:p>
    <w:p w14:paraId="5BC5DCAB" w14:textId="66F581DE" w:rsidR="0009567A" w:rsidRDefault="0009567A" w:rsidP="0009567A">
      <w:pPr>
        <w:ind w:firstLine="720"/>
        <w:jc w:val="center"/>
      </w:pPr>
      <w:r>
        <w:rPr>
          <w:noProof/>
        </w:rPr>
        <w:drawing>
          <wp:inline distT="0" distB="0" distL="0" distR="0" wp14:anchorId="3EA87460" wp14:editId="3B321B47">
            <wp:extent cx="3538847" cy="2457511"/>
            <wp:effectExtent l="19050" t="19050" r="2413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8757" cy="2464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D03C0" w14:textId="1BE5CDA6" w:rsidR="008E2205" w:rsidRDefault="0009567A" w:rsidP="006F1C9A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6F1C9A">
        <w:rPr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6F1C9A">
        <w:rPr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6F1C9A">
        <w:rPr>
          <w:rFonts w:hint="cs"/>
          <w:i w:val="0"/>
          <w:iCs w:val="0"/>
          <w:color w:val="auto"/>
          <w:sz w:val="32"/>
          <w:szCs w:val="32"/>
          <w:cs/>
        </w:rPr>
        <w:t>ความสามารถของแต่ละบทบาท</w:t>
      </w:r>
    </w:p>
    <w:p w14:paraId="5A0F2C8C" w14:textId="2C5DC5A0" w:rsidR="006F1C9A" w:rsidRDefault="009B1A8B" w:rsidP="009B1A8B">
      <w:pPr>
        <w:ind w:firstLine="720"/>
        <w:rPr>
          <w:rFonts w:hint="cs"/>
        </w:rPr>
      </w:pPr>
      <w:r>
        <w:rPr>
          <w:rFonts w:hint="cs"/>
          <w:cs/>
        </w:rPr>
        <w:lastRenderedPageBreak/>
        <w:t>ในส่วนถัดไป</w:t>
      </w:r>
      <w:r w:rsidR="006F1C9A">
        <w:rPr>
          <w:rFonts w:hint="cs"/>
          <w:cs/>
        </w:rPr>
        <w:t>จาการ</w:t>
      </w:r>
      <w:r>
        <w:rPr>
          <w:rFonts w:hint="cs"/>
          <w:cs/>
        </w:rPr>
        <w:t>วิเคราะห์บทบาทของผู้ใช้งานระบบ</w:t>
      </w:r>
      <w:r w:rsidR="006F1C9A">
        <w:rPr>
          <w:rFonts w:hint="cs"/>
          <w:cs/>
        </w:rPr>
        <w:t xml:space="preserve"> </w:t>
      </w:r>
      <w:r>
        <w:rPr>
          <w:rFonts w:hint="cs"/>
          <w:cs/>
        </w:rPr>
        <w:t>จึง</w:t>
      </w:r>
      <w:r w:rsidR="006F1C9A">
        <w:rPr>
          <w:rFonts w:hint="cs"/>
          <w:cs/>
        </w:rPr>
        <w:t xml:space="preserve">สามารถนำมาวิเคราะห์ความต้องการในเรื่องต่าง ๆ ได้แก่ </w:t>
      </w:r>
      <w:r>
        <w:rPr>
          <w:rFonts w:hint="cs"/>
          <w:cs/>
        </w:rPr>
        <w:t xml:space="preserve">แบบฟอร์มภายในระบบ กระบวนการทำงานของระบบ และการจัดเก็บและการเข้าถึงข้อมูลภายในระบบ โดยผู้ปฏิบัติสหกิจศึกษาได้ทำการวิเคราะห์ในส่วนของแบบฟอร์ม </w:t>
      </w:r>
      <w:r w:rsidR="00373C3D">
        <w:rPr>
          <w:rFonts w:hint="cs"/>
          <w:cs/>
        </w:rPr>
        <w:t>จากการวิเคราะห์สามารถแบ่งแบบฟอร์ฒภายในระบบได้ 4 แบบฟอร์มดังนี้</w:t>
      </w:r>
    </w:p>
    <w:p w14:paraId="24736305" w14:textId="6596BD8B" w:rsidR="00373C3D" w:rsidRDefault="00373C3D" w:rsidP="009B1A8B">
      <w:pPr>
        <w:ind w:firstLine="720"/>
      </w:pPr>
      <w:r w:rsidRPr="00C002EF">
        <w:rPr>
          <w:rFonts w:hint="cs"/>
          <w:cs/>
        </w:rPr>
        <w:t>1</w:t>
      </w:r>
      <w:r w:rsidRPr="00C002EF">
        <w:rPr>
          <w:cs/>
        </w:rPr>
        <w:t xml:space="preserve">) </w:t>
      </w:r>
      <w:r>
        <w:rPr>
          <w:rFonts w:hint="cs"/>
          <w:cs/>
        </w:rPr>
        <w:t>แบบฟอร์ม</w:t>
      </w:r>
      <w:r>
        <w:rPr>
          <w:rFonts w:hint="cs"/>
          <w:cs/>
        </w:rPr>
        <w:t>เปลี่ยนแปลงกระบวนการทำงาน (</w:t>
      </w:r>
      <w:r>
        <w:t>PCR</w:t>
      </w:r>
      <w:r>
        <w:rPr>
          <w:rFonts w:hint="cs"/>
          <w:cs/>
        </w:rPr>
        <w:t>)</w:t>
      </w:r>
      <w:r>
        <w:t xml:space="preserve">   </w:t>
      </w:r>
    </w:p>
    <w:p w14:paraId="62F27036" w14:textId="11E7C269" w:rsidR="00373C3D" w:rsidRDefault="00373C3D" w:rsidP="00373C3D">
      <w:pPr>
        <w:rPr>
          <w:rFonts w:hint="cs"/>
        </w:rPr>
      </w:pPr>
      <w:r>
        <w:tab/>
      </w:r>
      <w:r>
        <w:rPr>
          <w:rFonts w:hint="cs"/>
          <w:cs/>
        </w:rPr>
        <w:t>เป็นแบบฟอร์มที่ใช้ประกอบกับการเปลี่ยนแปลงการทำงานของแผนกต่าง ๆที่ต้องการเปลี่ยนแปลงกระบวนการทำงาน ซึ่งแบบฟอร์ฒมีความจำเป็นสำหรับการกระบวนการทำงานเนื่องจากเป็นเอกสารเปิดทางสำหรับการที่จะเปลี่ยนแปลง</w:t>
      </w:r>
      <w:r w:rsidR="00E278F9">
        <w:rPr>
          <w:rFonts w:hint="cs"/>
          <w:cs/>
        </w:rPr>
        <w:t xml:space="preserve">การทำงานของแผนกนั้น ๆให้มีประสิทธิ์ภาพมากขึ้น </w:t>
      </w:r>
    </w:p>
    <w:p w14:paraId="19BE7569" w14:textId="77777777" w:rsidR="00E278F9" w:rsidRDefault="00E278F9" w:rsidP="00E278F9">
      <w:pPr>
        <w:ind w:firstLine="720"/>
      </w:pPr>
      <w:r>
        <w:rPr>
          <w:rFonts w:hint="cs"/>
          <w:cs/>
        </w:rPr>
        <w:t>2</w:t>
      </w:r>
      <w:r w:rsidRPr="00C002EF">
        <w:rPr>
          <w:cs/>
        </w:rPr>
        <w:t xml:space="preserve">) </w:t>
      </w:r>
      <w:r>
        <w:rPr>
          <w:rFonts w:hint="cs"/>
          <w:cs/>
        </w:rPr>
        <w:t>แบบฟอร์ม</w:t>
      </w:r>
      <w:r>
        <w:rPr>
          <w:rFonts w:hint="cs"/>
          <w:cs/>
        </w:rPr>
        <w:t xml:space="preserve"> </w:t>
      </w:r>
      <w:r>
        <w:t xml:space="preserve">Annual plan </w:t>
      </w:r>
    </w:p>
    <w:p w14:paraId="6E8781CD" w14:textId="77777777" w:rsidR="00E8648C" w:rsidRDefault="00E278F9" w:rsidP="00E278F9">
      <w:pPr>
        <w:ind w:firstLine="720"/>
      </w:pPr>
      <w:r>
        <w:rPr>
          <w:rFonts w:hint="cs"/>
          <w:cs/>
        </w:rPr>
        <w:t>เป็นแบบฟอร์มจะมีข้อมูลการเปลี่ยนแปลงกระบวนทำงานรายปี ซึ่งใช้ข้อมูลแบบฟอร์มนี้ ใช้ในการจัดทำแบบฟอร์ฒเปลี่ยนแปลงกระบวนการทำงาน</w:t>
      </w:r>
    </w:p>
    <w:p w14:paraId="207882AF" w14:textId="35568C53" w:rsidR="00E8648C" w:rsidRDefault="00E8648C" w:rsidP="00E8648C">
      <w:pPr>
        <w:ind w:firstLine="720"/>
      </w:pPr>
      <w:r>
        <w:rPr>
          <w:rFonts w:hint="cs"/>
          <w:cs/>
        </w:rPr>
        <w:t>3</w:t>
      </w:r>
      <w:r w:rsidRPr="00C002EF">
        <w:rPr>
          <w:cs/>
        </w:rPr>
        <w:t xml:space="preserve">) </w:t>
      </w:r>
      <w:r>
        <w:rPr>
          <w:rFonts w:hint="cs"/>
          <w:cs/>
        </w:rPr>
        <w:t xml:space="preserve">แบบฟอร์ม </w:t>
      </w:r>
      <w:r>
        <w:t>QAP</w:t>
      </w:r>
    </w:p>
    <w:p w14:paraId="5452138F" w14:textId="7193F119" w:rsidR="00E8648C" w:rsidRDefault="00E8648C" w:rsidP="00E8648C">
      <w:pPr>
        <w:rPr>
          <w:rFonts w:hint="cs"/>
        </w:rPr>
      </w:pPr>
      <w:r>
        <w:tab/>
      </w:r>
      <w:r>
        <w:rPr>
          <w:rFonts w:hint="cs"/>
          <w:cs/>
        </w:rPr>
        <w:t xml:space="preserve">เป็นแบบฟอร์มของส่วนงาน </w:t>
      </w:r>
      <w:r>
        <w:t xml:space="preserve">QAP </w:t>
      </w:r>
      <w:r>
        <w:rPr>
          <w:rFonts w:hint="cs"/>
          <w:cs/>
        </w:rPr>
        <w:t xml:space="preserve">ซึ่งจะใช้ประกอบการอนุมัติของแบบฟอร์ฒเปลี่ยนแปลงกระบวนการทำงาน </w:t>
      </w:r>
    </w:p>
    <w:p w14:paraId="454DA36E" w14:textId="646405E0" w:rsidR="00E8648C" w:rsidRDefault="00E8648C" w:rsidP="00E8648C">
      <w:pPr>
        <w:ind w:firstLine="720"/>
      </w:pPr>
      <w:r>
        <w:rPr>
          <w:rFonts w:hint="cs"/>
          <w:cs/>
        </w:rPr>
        <w:t>4</w:t>
      </w:r>
      <w:r w:rsidRPr="00C002EF">
        <w:rPr>
          <w:cs/>
        </w:rPr>
        <w:t xml:space="preserve">) </w:t>
      </w:r>
      <w:r>
        <w:rPr>
          <w:rFonts w:hint="cs"/>
          <w:cs/>
        </w:rPr>
        <w:t xml:space="preserve">แบบฟอร์ม </w:t>
      </w:r>
      <w:r>
        <w:t>BKD</w:t>
      </w:r>
    </w:p>
    <w:p w14:paraId="6C425A1C" w14:textId="5C212E40" w:rsidR="00E8648C" w:rsidRDefault="00E8648C" w:rsidP="00E8648C">
      <w:pPr>
        <w:ind w:firstLine="720"/>
      </w:pPr>
      <w:r>
        <w:rPr>
          <w:rFonts w:hint="cs"/>
          <w:cs/>
        </w:rPr>
        <w:t xml:space="preserve">เป็นแบบฟอร์มของส่วนงาน </w:t>
      </w:r>
      <w:r>
        <w:t>BKD</w:t>
      </w:r>
      <w:r>
        <w:t xml:space="preserve"> </w:t>
      </w:r>
      <w:r>
        <w:rPr>
          <w:rFonts w:hint="cs"/>
          <w:cs/>
        </w:rPr>
        <w:t>ซึ่งจะใช้ประกอบการอนุมัติของแบบฟอร์ฒเปลี่ยนแปลงกระบวนการทำงาน</w:t>
      </w:r>
    </w:p>
    <w:p w14:paraId="521E6E3D" w14:textId="2BB3C0CA" w:rsidR="00F151B1" w:rsidRPr="00C002EF" w:rsidRDefault="00F151B1" w:rsidP="002E5BE0">
      <w:pPr>
        <w:pStyle w:val="Heading2"/>
      </w:pPr>
      <w:bookmarkStart w:id="158" w:name="_Toc54854172"/>
      <w:r w:rsidRPr="00C002EF">
        <w:rPr>
          <w:cs/>
        </w:rPr>
        <w:t>วิเคราะห์และออกแบบการท</w:t>
      </w:r>
      <w:r w:rsidRPr="00C002EF">
        <w:rPr>
          <w:rFonts w:hint="cs"/>
          <w:cs/>
        </w:rPr>
        <w:t>ำ</w:t>
      </w:r>
      <w:r w:rsidRPr="00C002EF">
        <w:rPr>
          <w:cs/>
        </w:rPr>
        <w:t>งานของระบบสารสนเทศ</w:t>
      </w:r>
      <w:bookmarkEnd w:id="158"/>
    </w:p>
    <w:p w14:paraId="13DD3FDD" w14:textId="5AAB397F" w:rsidR="00F151B1" w:rsidRPr="00C002EF" w:rsidRDefault="001B14A0" w:rsidP="00337633">
      <w:pPr>
        <w:spacing w:before="0" w:after="160"/>
        <w:jc w:val="left"/>
      </w:pPr>
      <w:r w:rsidRPr="00C002EF">
        <w:rPr>
          <w:cs/>
        </w:rPr>
        <w:tab/>
      </w:r>
      <w:r w:rsidR="00B22281" w:rsidRPr="00D17076">
        <w:rPr>
          <w:rFonts w:hint="cs"/>
          <w:cs/>
        </w:rPr>
        <w:t xml:space="preserve">ในการวิเคราะห์ระบบเปลี่ยนแปลงกระบวนการทำงานได้รับหน้าที่ให้วิเคราะห์และออกแบบในส่วนของแบบฟอร์ม และในการพัฒนาระบบเปลี่ยนแปลงกระบวนการทำงาน ซึ่งขอบเขตของการทำงานของผู้ปฏิบัติสหกิจศึกษาได้รับมอบหมายคือ มอดูลจัดการแบบฟอร์ม </w:t>
      </w:r>
      <w:r w:rsidR="00B22281" w:rsidRPr="00D17076">
        <w:t xml:space="preserve">PCR </w:t>
      </w:r>
      <w:r w:rsidR="00B22281" w:rsidRPr="00D17076">
        <w:rPr>
          <w:rFonts w:hint="cs"/>
          <w:cs/>
        </w:rPr>
        <w:t>ในส่วนมอดูลย่อยได้แก่ มอดูลการสร้างแบบฟอร์ม  และมอดูลจัดการคนอนุมัติของ</w:t>
      </w:r>
      <w:r w:rsidR="006D2526">
        <w:rPr>
          <w:rFonts w:hint="cs"/>
          <w:cs/>
        </w:rPr>
        <w:t>แผนกตรวจสอบคุณภาพ</w:t>
      </w:r>
      <w:r w:rsidR="00B22281" w:rsidRPr="00D17076">
        <w:t xml:space="preserve"> </w:t>
      </w:r>
      <w:r w:rsidR="00B22281" w:rsidRPr="00D17076">
        <w:rPr>
          <w:rFonts w:hint="cs"/>
          <w:cs/>
        </w:rPr>
        <w:t>ซึ่งผู้ปฏิบัติสหกิจศึกษาได้ทำการวิเคราะห์การทำงานของระบบเปลี่ยนแปงกระบวนการทำงาน โดยใช้แผนภาพต่อไปนี</w:t>
      </w:r>
      <w:bookmarkStart w:id="159" w:name="_heading=h.4k668n3" w:colFirst="0" w:colLast="0"/>
      <w:bookmarkEnd w:id="159"/>
      <w:r w:rsidR="00B22281">
        <w:rPr>
          <w:rFonts w:hint="cs"/>
          <w:cs/>
        </w:rPr>
        <w:t>้</w:t>
      </w:r>
    </w:p>
    <w:p w14:paraId="4EA3CAB9" w14:textId="77777777" w:rsidR="00B22281" w:rsidRPr="00C002EF" w:rsidRDefault="00B22281" w:rsidP="00B22281">
      <w:pPr>
        <w:spacing w:before="0" w:after="0"/>
        <w:jc w:val="left"/>
      </w:pPr>
      <w:bookmarkStart w:id="160" w:name="_Hlk54822815"/>
      <w:r w:rsidRPr="00C002EF">
        <w:rPr>
          <w:cs/>
        </w:rPr>
        <w:tab/>
      </w:r>
      <w:r w:rsidRPr="00C002EF">
        <w:rPr>
          <w:rFonts w:hint="cs"/>
          <w:cs/>
        </w:rPr>
        <w:t>1</w:t>
      </w:r>
      <w:r w:rsidRPr="00C002EF">
        <w:rPr>
          <w:cs/>
        </w:rPr>
        <w:t>) รายละเอียดแผนภาพยูสเคส (</w:t>
      </w:r>
      <w:r w:rsidRPr="00C002EF">
        <w:t>Use Case Diagram</w:t>
      </w:r>
      <w:r w:rsidRPr="00C002EF">
        <w:rPr>
          <w:cs/>
        </w:rPr>
        <w:t>)</w:t>
      </w:r>
    </w:p>
    <w:p w14:paraId="7CA4FFFB" w14:textId="77777777" w:rsidR="00B22281" w:rsidRPr="00C002EF" w:rsidRDefault="00B22281" w:rsidP="00B22281">
      <w:pPr>
        <w:spacing w:before="0" w:after="0"/>
        <w:jc w:val="left"/>
      </w:pPr>
      <w:r w:rsidRPr="00C002EF">
        <w:rPr>
          <w:cs/>
        </w:rPr>
        <w:tab/>
      </w:r>
      <w:r w:rsidRPr="00C002EF">
        <w:rPr>
          <w:rFonts w:hint="cs"/>
          <w:cs/>
        </w:rPr>
        <w:t xml:space="preserve">2) </w:t>
      </w:r>
      <w:r w:rsidRPr="00C002EF">
        <w:rPr>
          <w:cs/>
        </w:rPr>
        <w:t>รายละเอียดค</w:t>
      </w:r>
      <w:r w:rsidRPr="00C002EF">
        <w:rPr>
          <w:rFonts w:hint="cs"/>
          <w:cs/>
        </w:rPr>
        <w:t>ำ</w:t>
      </w:r>
      <w:r w:rsidRPr="00C002EF">
        <w:rPr>
          <w:cs/>
        </w:rPr>
        <w:t>อธิบายแผนภาพยูสเคส (</w:t>
      </w:r>
      <w:r w:rsidRPr="00C002EF">
        <w:t>Use Case Description</w:t>
      </w:r>
      <w:r w:rsidRPr="00C002EF">
        <w:rPr>
          <w:cs/>
        </w:rPr>
        <w:t>)</w:t>
      </w:r>
    </w:p>
    <w:p w14:paraId="60FD4C26" w14:textId="77777777" w:rsidR="00B22281" w:rsidRDefault="00B22281" w:rsidP="00B22281">
      <w:pPr>
        <w:spacing w:before="0" w:after="0"/>
        <w:jc w:val="left"/>
      </w:pPr>
      <w:r w:rsidRPr="00C002EF">
        <w:rPr>
          <w:cs/>
        </w:rPr>
        <w:tab/>
      </w:r>
      <w:r w:rsidRPr="00C002EF">
        <w:rPr>
          <w:rFonts w:hint="cs"/>
          <w:cs/>
        </w:rPr>
        <w:t xml:space="preserve">3) </w:t>
      </w:r>
      <w:r w:rsidRPr="00C002EF">
        <w:rPr>
          <w:cs/>
        </w:rPr>
        <w:t>รายละเอียดแผนภาพกิจกรรม (</w:t>
      </w:r>
      <w:r w:rsidRPr="00C002EF">
        <w:t>Activity Diagram</w:t>
      </w:r>
      <w:r w:rsidRPr="00C002EF">
        <w:rPr>
          <w:cs/>
        </w:rPr>
        <w:t>)</w:t>
      </w:r>
    </w:p>
    <w:p w14:paraId="705F3354" w14:textId="77777777" w:rsidR="00B22281" w:rsidRPr="00C002EF" w:rsidRDefault="00B22281" w:rsidP="00B22281">
      <w:pPr>
        <w:spacing w:before="0" w:after="160"/>
        <w:jc w:val="left"/>
      </w:pPr>
      <w:r w:rsidRPr="00C002EF">
        <w:rPr>
          <w:cs/>
        </w:rPr>
        <w:tab/>
      </w:r>
      <w:r w:rsidRPr="00C002EF">
        <w:rPr>
          <w:rFonts w:hint="cs"/>
          <w:cs/>
        </w:rPr>
        <w:t>4) รายละเอียด</w:t>
      </w:r>
      <w:r>
        <w:rPr>
          <w:rFonts w:hint="cs"/>
          <w:cs/>
        </w:rPr>
        <w:t xml:space="preserve">แผนภาพกิจกรรม แผนภาพลำดับกิจกรรม </w:t>
      </w:r>
      <w:r w:rsidRPr="00C002EF">
        <w:rPr>
          <w:cs/>
        </w:rPr>
        <w:t>(</w:t>
      </w:r>
      <w:r>
        <w:t>Sequence</w:t>
      </w:r>
      <w:r w:rsidRPr="00C002EF">
        <w:t xml:space="preserve"> Diagram</w:t>
      </w:r>
      <w:r w:rsidRPr="00C002EF">
        <w:rPr>
          <w:cs/>
        </w:rPr>
        <w:t>)</w:t>
      </w:r>
    </w:p>
    <w:p w14:paraId="0F412271" w14:textId="77777777" w:rsidR="00B22281" w:rsidRPr="00D17076" w:rsidRDefault="00B22281" w:rsidP="00B22281">
      <w:pPr>
        <w:spacing w:before="0" w:after="0"/>
        <w:jc w:val="left"/>
      </w:pPr>
    </w:p>
    <w:p w14:paraId="19703AEF" w14:textId="42A03A92" w:rsidR="00647C7C" w:rsidRPr="00C002EF" w:rsidRDefault="00B22281" w:rsidP="00337633">
      <w:pPr>
        <w:spacing w:before="0" w:after="160"/>
        <w:jc w:val="left"/>
        <w:rPr>
          <w:cs/>
        </w:rPr>
      </w:pPr>
      <w:r w:rsidRPr="00C002EF">
        <w:rPr>
          <w:cs/>
        </w:rPr>
        <w:tab/>
      </w:r>
      <w:r>
        <w:rPr>
          <w:rFonts w:hint="cs"/>
          <w:cs/>
        </w:rPr>
        <w:t>5</w:t>
      </w:r>
      <w:r w:rsidRPr="00C002EF">
        <w:rPr>
          <w:rFonts w:hint="cs"/>
          <w:cs/>
        </w:rPr>
        <w:t xml:space="preserve">) รายละเอียดแผนภาพความสัมพันธ์ของข้อมูล </w:t>
      </w:r>
      <w:r w:rsidRPr="00C002EF">
        <w:rPr>
          <w:cs/>
        </w:rPr>
        <w:t>(</w:t>
      </w:r>
      <w:r w:rsidRPr="00C002EF">
        <w:t>Entity Relationship Diagram</w:t>
      </w:r>
      <w:r w:rsidRPr="00C002EF">
        <w:rPr>
          <w:cs/>
        </w:rPr>
        <w:t>)</w:t>
      </w:r>
      <w:bookmarkEnd w:id="160"/>
    </w:p>
    <w:p w14:paraId="5B0B4A37" w14:textId="472EBE44" w:rsidR="00F151B1" w:rsidRPr="006806A7" w:rsidRDefault="00F151B1" w:rsidP="002E5BE0">
      <w:pPr>
        <w:pStyle w:val="Heading3"/>
        <w:rPr>
          <w:highlight w:val="yellow"/>
        </w:rPr>
      </w:pPr>
      <w:bookmarkStart w:id="161" w:name="_Toc54854173"/>
      <w:r w:rsidRPr="006806A7">
        <w:rPr>
          <w:highlight w:val="yellow"/>
          <w:cs/>
        </w:rPr>
        <w:t>รายละเอียดแผนภาพยูสเคส (</w:t>
      </w:r>
      <w:r w:rsidRPr="006806A7">
        <w:rPr>
          <w:highlight w:val="yellow"/>
        </w:rPr>
        <w:t>Use Case Diagram</w:t>
      </w:r>
      <w:r w:rsidRPr="006806A7">
        <w:rPr>
          <w:highlight w:val="yellow"/>
          <w:cs/>
        </w:rPr>
        <w:t>)</w:t>
      </w:r>
      <w:bookmarkEnd w:id="161"/>
    </w:p>
    <w:p w14:paraId="35B220BC" w14:textId="51D16512" w:rsidR="00BD2DD0" w:rsidRDefault="000E5650" w:rsidP="00337633">
      <w:pPr>
        <w:spacing w:before="0" w:after="160"/>
        <w:jc w:val="left"/>
      </w:pPr>
      <w:r>
        <w:rPr>
          <w:cs/>
        </w:rPr>
        <w:tab/>
        <w:t>แผนภา</w:t>
      </w:r>
      <w:r>
        <w:rPr>
          <w:rFonts w:hint="cs"/>
          <w:cs/>
        </w:rPr>
        <w:t>พยูสเคสเป็นแผนภาพที่ใช้อธิบายการทำงานของระบบระหว่างผู้ใช้กับมอดูลการทำงานภายในระบบเปลี่ยนแปลงกระบวนการทำงาน โดยผู้ปฏิบัติสหกิจศึกษาได้รับมอบหมายให้รับผิดชอบ</w:t>
      </w:r>
      <w:r w:rsidR="00BD2DD0">
        <w:rPr>
          <w:rFonts w:hint="cs"/>
          <w:cs/>
        </w:rPr>
        <w:t xml:space="preserve"> 2 มอดูลได้แก่ </w:t>
      </w:r>
      <w:r>
        <w:rPr>
          <w:rFonts w:hint="cs"/>
          <w:cs/>
        </w:rPr>
        <w:t xml:space="preserve">มอดูลจัดการแบบฟอร์ม </w:t>
      </w:r>
      <w:r>
        <w:t>PCR</w:t>
      </w:r>
      <w:r w:rsidR="00BD2DD0">
        <w:rPr>
          <w:rFonts w:hint="cs"/>
          <w:cs/>
        </w:rPr>
        <w:t xml:space="preserve"> ทำในส่วนมอดูลย่อย ๆ คือ มอดูลสร้างแบบฟอร์ม </w:t>
      </w:r>
      <w:r w:rsidR="00BD2DD0">
        <w:t xml:space="preserve">PCR </w:t>
      </w:r>
      <w:r w:rsidR="00BD2DD0">
        <w:rPr>
          <w:rFonts w:hint="cs"/>
          <w:cs/>
        </w:rPr>
        <w:t>และอีกมอดูลหนึ่งก็คือ มอดูลจัดการคนอนุมัติของ</w:t>
      </w:r>
      <w:r w:rsidR="006D2526">
        <w:rPr>
          <w:rFonts w:hint="cs"/>
          <w:cs/>
        </w:rPr>
        <w:t>แผนกตรวจสอบคุณภาพ</w:t>
      </w:r>
      <w:r w:rsidR="00BD2DD0">
        <w:t xml:space="preserve"> </w:t>
      </w:r>
      <w:r w:rsidR="00BD2DD0">
        <w:rPr>
          <w:rFonts w:hint="cs"/>
          <w:cs/>
        </w:rPr>
        <w:t>ซึ่งจะอธิบายการทำงานของแต่ละมอดูลดังต่อไปนี้</w:t>
      </w:r>
    </w:p>
    <w:p w14:paraId="38448601" w14:textId="05805079" w:rsidR="00BD2DD0" w:rsidRDefault="00BD2DD0" w:rsidP="00913075">
      <w:pPr>
        <w:spacing w:before="0" w:after="160"/>
        <w:ind w:firstLine="720"/>
        <w:jc w:val="left"/>
      </w:pPr>
      <w:r w:rsidRPr="00C002EF">
        <w:rPr>
          <w:rFonts w:hint="cs"/>
          <w:cs/>
        </w:rPr>
        <w:t>1</w:t>
      </w:r>
      <w:r w:rsidR="00913075">
        <w:rPr>
          <w:cs/>
        </w:rPr>
        <w:t xml:space="preserve">) </w:t>
      </w:r>
      <w:r w:rsidR="00913075">
        <w:rPr>
          <w:rFonts w:hint="cs"/>
          <w:cs/>
        </w:rPr>
        <w:t xml:space="preserve">มอดูลจัดการแบบฟอร์ม </w:t>
      </w:r>
      <w:r w:rsidR="009971D9">
        <w:t xml:space="preserve">PCR </w:t>
      </w:r>
      <w:r w:rsidR="009971D9">
        <w:rPr>
          <w:rFonts w:hint="cs"/>
          <w:cs/>
        </w:rPr>
        <w:t>เป็นมอดูลของการจัดการแบบฟอร์มโดยสามารถจัดการโดยการสร้างแบบฟอร์มการเปลี่ยนแปลงกระบวนการทำงาน การแก้ไขแบบฟอร์มการเปลี่ยน</w:t>
      </w:r>
      <w:r w:rsidR="00681E37">
        <w:rPr>
          <w:rFonts w:hint="cs"/>
          <w:cs/>
        </w:rPr>
        <w:t>แปลงกระบวนการทำงาน และยกเลิกการเปลี่ยนแปลงกระบวนการทำงาน โด</w:t>
      </w:r>
      <w:r w:rsidR="00560A92">
        <w:rPr>
          <w:rFonts w:hint="cs"/>
          <w:cs/>
        </w:rPr>
        <w:t xml:space="preserve">ยผู้ปฏิบัติสหกิจศึกษาพัฒนาในส่วนของการสร้างแบบฟอร์ม </w:t>
      </w:r>
      <w:r w:rsidR="00560A92">
        <w:t xml:space="preserve">PCR </w:t>
      </w:r>
      <w:r w:rsidR="00560A92">
        <w:rPr>
          <w:rFonts w:hint="cs"/>
          <w:cs/>
        </w:rPr>
        <w:t>จะแสดง</w:t>
      </w:r>
      <w:r w:rsidR="003C5EB5">
        <w:rPr>
          <w:rFonts w:hint="cs"/>
          <w:cs/>
        </w:rPr>
        <w:t>รายละเอียดแผนภาพยูสเคสดังภาพที่ 3-4</w:t>
      </w:r>
    </w:p>
    <w:p w14:paraId="269BF1CC" w14:textId="2903CE3F" w:rsidR="009C0399" w:rsidRDefault="009C0399" w:rsidP="00913075">
      <w:pPr>
        <w:spacing w:before="0" w:after="160"/>
        <w:ind w:firstLine="720"/>
        <w:jc w:val="left"/>
        <w:rPr>
          <w:cs/>
        </w:rPr>
      </w:pPr>
      <w:r>
        <w:rPr>
          <w:noProof/>
        </w:rPr>
        <w:drawing>
          <wp:inline distT="0" distB="0" distL="0" distR="0" wp14:anchorId="51511CCB" wp14:editId="0EC48BE2">
            <wp:extent cx="4882101" cy="1484638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8655" cy="148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D07" w14:textId="58B31787" w:rsidR="009C0399" w:rsidRDefault="009C0399" w:rsidP="009C0399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120C42">
        <w:rPr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120C42">
        <w:rPr>
          <w:i w:val="0"/>
          <w:iCs w:val="0"/>
          <w:noProof/>
          <w:color w:val="auto"/>
          <w:sz w:val="32"/>
          <w:szCs w:val="32"/>
          <w:cs/>
        </w:rPr>
        <w:t>4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120C42">
        <w:rPr>
          <w:rFonts w:hint="cs"/>
          <w:i w:val="0"/>
          <w:iCs w:val="0"/>
          <w:color w:val="auto"/>
          <w:sz w:val="32"/>
          <w:szCs w:val="32"/>
          <w:cs/>
        </w:rPr>
        <w:t xml:space="preserve">แผนภาพยูสเคสมอดูลจัดการแบบฟอร์ม </w:t>
      </w:r>
      <w:r w:rsidR="00120C42">
        <w:rPr>
          <w:i w:val="0"/>
          <w:iCs w:val="0"/>
          <w:color w:val="auto"/>
          <w:sz w:val="32"/>
          <w:szCs w:val="32"/>
        </w:rPr>
        <w:t>PCR</w:t>
      </w:r>
    </w:p>
    <w:p w14:paraId="47B4BC15" w14:textId="1917565D" w:rsidR="00120C42" w:rsidRDefault="00120C42" w:rsidP="002D17F3">
      <w:pPr>
        <w:spacing w:before="0" w:after="160"/>
        <w:ind w:firstLine="720"/>
        <w:jc w:val="left"/>
      </w:pPr>
      <w:r w:rsidRPr="00C002EF">
        <w:rPr>
          <w:rFonts w:hint="cs"/>
          <w:cs/>
        </w:rPr>
        <w:t>1</w:t>
      </w:r>
      <w:r>
        <w:rPr>
          <w:cs/>
        </w:rPr>
        <w:t xml:space="preserve">) </w:t>
      </w:r>
      <w:r>
        <w:rPr>
          <w:rFonts w:hint="cs"/>
          <w:cs/>
        </w:rPr>
        <w:t>มอดูลจัดการคนอนุมัติของแผนกตรวจสอบคุณภาพ</w:t>
      </w:r>
      <w:r>
        <w:t xml:space="preserve"> </w:t>
      </w:r>
      <w:r>
        <w:rPr>
          <w:rFonts w:hint="cs"/>
          <w:cs/>
        </w:rPr>
        <w:t>เป็นมอดูล</w:t>
      </w:r>
      <w:r>
        <w:rPr>
          <w:rFonts w:hint="cs"/>
          <w:cs/>
        </w:rPr>
        <w:t xml:space="preserve">สำหรับจัดการคนอนุมัติและลำดับคนอนุมติในแบบฟอร์มเปลี่ยนแปลงกระบวนการทำงาน โดยสามารถเพิ่มคนอนุมัติ </w:t>
      </w:r>
      <w:r w:rsidR="009671AC">
        <w:rPr>
          <w:rFonts w:hint="cs"/>
          <w:cs/>
        </w:rPr>
        <w:t xml:space="preserve"> แก้ไขลำดับ</w:t>
      </w:r>
      <w:r w:rsidR="002D17F3">
        <w:rPr>
          <w:rFonts w:hint="cs"/>
          <w:cs/>
        </w:rPr>
        <w:t>ของ</w:t>
      </w:r>
      <w:r w:rsidR="009671AC">
        <w:rPr>
          <w:rFonts w:hint="cs"/>
          <w:cs/>
        </w:rPr>
        <w:t>อนุมัติ</w:t>
      </w:r>
      <w:r w:rsidR="002D17F3">
        <w:rPr>
          <w:rFonts w:hint="cs"/>
          <w:cs/>
        </w:rPr>
        <w:t xml:space="preserve"> ลบคนอนุมัติ </w:t>
      </w:r>
      <w:r>
        <w:rPr>
          <w:rFonts w:hint="cs"/>
          <w:cs/>
        </w:rPr>
        <w:t>ซึ่งมีเงื่อนไข</w:t>
      </w:r>
      <w:r w:rsidR="002D17F3">
        <w:rPr>
          <w:rFonts w:hint="cs"/>
          <w:cs/>
        </w:rPr>
        <w:t>ของการเพิ่ม</w:t>
      </w:r>
      <w:r w:rsidR="00220507">
        <w:rPr>
          <w:rFonts w:hint="cs"/>
          <w:cs/>
        </w:rPr>
        <w:t>อนุมัติและแก้ไขลำดับคนอนุมัติ</w:t>
      </w:r>
      <w:r w:rsidR="009671AC">
        <w:rPr>
          <w:rFonts w:hint="cs"/>
          <w:cs/>
        </w:rPr>
        <w:t xml:space="preserve"> </w:t>
      </w:r>
      <w:r>
        <w:rPr>
          <w:rFonts w:hint="cs"/>
          <w:cs/>
        </w:rPr>
        <w:t>คือคนที่จะเพิ่มต้องไม่อยู่ในส่วนงานอื่น ๆ ของ</w:t>
      </w:r>
      <w:r w:rsidR="009671AC">
        <w:rPr>
          <w:rFonts w:hint="cs"/>
          <w:cs/>
        </w:rPr>
        <w:t>แผนกตรวจสอบคุณภาพ</w:t>
      </w:r>
      <w:r w:rsidR="00220507">
        <w:rPr>
          <w:rFonts w:hint="cs"/>
          <w:cs/>
        </w:rPr>
        <w:t xml:space="preserve"> และการแก้ไขลำดับคนอนุมัติได้ห้ามซ้ำกันภายในส่วนงานนั้น ๆ </w:t>
      </w:r>
      <w:r>
        <w:rPr>
          <w:rFonts w:hint="cs"/>
          <w:cs/>
        </w:rPr>
        <w:t>จะแสดงรายละเอียดแผนภาพยูสเคสดังภาพที่</w:t>
      </w:r>
      <w:r w:rsidR="00220507">
        <w:rPr>
          <w:rFonts w:hint="cs"/>
          <w:cs/>
        </w:rPr>
        <w:t xml:space="preserve"> 3-5</w:t>
      </w:r>
    </w:p>
    <w:p w14:paraId="2F58F03F" w14:textId="6CB619E9" w:rsidR="00220507" w:rsidRDefault="00220507" w:rsidP="002D17F3">
      <w:pPr>
        <w:spacing w:before="0" w:after="160"/>
        <w:ind w:firstLine="720"/>
        <w:jc w:val="left"/>
      </w:pPr>
    </w:p>
    <w:p w14:paraId="120C12CB" w14:textId="17CE12AB" w:rsidR="009C0399" w:rsidRPr="009C0399" w:rsidRDefault="009C0399" w:rsidP="00220507">
      <w:pPr>
        <w:jc w:val="both"/>
        <w:rPr>
          <w:rFonts w:hint="cs"/>
          <w:cs/>
        </w:rPr>
      </w:pPr>
    </w:p>
    <w:p w14:paraId="5919BFBF" w14:textId="73548266" w:rsidR="00F151B1" w:rsidRPr="00C002EF" w:rsidRDefault="003C5EB5" w:rsidP="00337633">
      <w:pPr>
        <w:spacing w:before="0" w:after="160"/>
        <w:jc w:val="left"/>
      </w:pPr>
      <w:r w:rsidRPr="003C5EB5">
        <w:rPr>
          <w:noProof/>
          <w:cs/>
        </w:rPr>
        <w:lastRenderedPageBreak/>
        <w:drawing>
          <wp:inline distT="0" distB="0" distL="0" distR="0" wp14:anchorId="778CE3F6" wp14:editId="5FA86ECB">
            <wp:extent cx="5438140" cy="1343025"/>
            <wp:effectExtent l="19050" t="19050" r="10160" b="28575"/>
            <wp:docPr id="15" name="Picture 15" descr="C:\Users\sdhris\Desktop\เล่มสหกิจ29-10-63-1\PC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dhris\Desktop\เล่มสหกิจ29-10-63-1\PC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5" b="22971"/>
                    <a:stretch/>
                  </pic:blipFill>
                  <pic:spPr bwMode="auto">
                    <a:xfrm>
                      <a:off x="0" y="0"/>
                      <a:ext cx="5465331" cy="1349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5B458" w14:textId="59A8EDC5" w:rsidR="00647C7C" w:rsidRPr="00A20A99" w:rsidRDefault="00220507" w:rsidP="00A20A99">
      <w:pPr>
        <w:pStyle w:val="Caption"/>
        <w:jc w:val="center"/>
        <w:rPr>
          <w:rFonts w:hint="cs"/>
          <w:i w:val="0"/>
          <w:iCs w:val="0"/>
          <w:color w:val="auto"/>
          <w:sz w:val="32"/>
          <w:szCs w:val="32"/>
        </w:rPr>
      </w:pPr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>
        <w:rPr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>
        <w:rPr>
          <w:i w:val="0"/>
          <w:iCs w:val="0"/>
          <w:noProof/>
          <w:color w:val="auto"/>
          <w:sz w:val="32"/>
          <w:szCs w:val="32"/>
          <w:cs/>
        </w:rPr>
        <w:t>5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hint="cs"/>
          <w:i w:val="0"/>
          <w:iCs w:val="0"/>
          <w:color w:val="auto"/>
          <w:sz w:val="32"/>
          <w:szCs w:val="32"/>
          <w:cs/>
        </w:rPr>
        <w:t>แผนภาพยูสเคสมอดูล</w:t>
      </w:r>
      <w:r w:rsidR="00A20A99">
        <w:rPr>
          <w:rFonts w:hint="cs"/>
          <w:i w:val="0"/>
          <w:iCs w:val="0"/>
          <w:color w:val="auto"/>
          <w:sz w:val="32"/>
          <w:szCs w:val="32"/>
          <w:cs/>
        </w:rPr>
        <w:t>จัดการคนอนุมัติของแผนกตรวจสอบคุณภาพ</w:t>
      </w:r>
    </w:p>
    <w:p w14:paraId="54C1DBB9" w14:textId="7CC967ED" w:rsidR="00F151B1" w:rsidRPr="006806A7" w:rsidRDefault="00F151B1" w:rsidP="002E5BE0">
      <w:pPr>
        <w:pStyle w:val="Heading3"/>
        <w:rPr>
          <w:highlight w:val="yellow"/>
        </w:rPr>
      </w:pPr>
      <w:bookmarkStart w:id="162" w:name="_Toc54854174"/>
      <w:r w:rsidRPr="006806A7">
        <w:rPr>
          <w:highlight w:val="yellow"/>
          <w:cs/>
        </w:rPr>
        <w:t>รายละเอียดค</w:t>
      </w:r>
      <w:r w:rsidRPr="006806A7">
        <w:rPr>
          <w:rFonts w:hint="cs"/>
          <w:highlight w:val="yellow"/>
          <w:cs/>
        </w:rPr>
        <w:t>ำ</w:t>
      </w:r>
      <w:r w:rsidRPr="006806A7">
        <w:rPr>
          <w:highlight w:val="yellow"/>
          <w:cs/>
        </w:rPr>
        <w:t>อธิบายแผนภาพยูสเคส (</w:t>
      </w:r>
      <w:r w:rsidRPr="006806A7">
        <w:rPr>
          <w:highlight w:val="yellow"/>
        </w:rPr>
        <w:t>Use Case Description</w:t>
      </w:r>
      <w:r w:rsidRPr="006806A7">
        <w:rPr>
          <w:highlight w:val="yellow"/>
          <w:cs/>
        </w:rPr>
        <w:t>)</w:t>
      </w:r>
      <w:bookmarkEnd w:id="162"/>
    </w:p>
    <w:p w14:paraId="7D14784D" w14:textId="681AA2BA" w:rsidR="00F151B1" w:rsidRPr="00154208" w:rsidRDefault="00F151B1" w:rsidP="00337633">
      <w:pPr>
        <w:spacing w:before="0" w:after="160"/>
        <w:jc w:val="left"/>
        <w:rPr>
          <w:rFonts w:hint="cs"/>
          <w:cs/>
        </w:rPr>
      </w:pPr>
      <w:r w:rsidRPr="00C002EF">
        <w:rPr>
          <w:cs/>
        </w:rPr>
        <w:tab/>
        <w:t>คําอธิบายแผนภาพยูสเคสเป็นการนําแผนภาพยูสเคสมาอธิบายถึงรายละเอียดของแต่ละยูสเคสเพื่อให้เห็นถึงรายละเอียดของการทํางานต่าง ๆ และความสัมพันธ์ระหว่างยูสเคสโดยแต่ละยูสเคสนั้นมีความสัมพันธ์กัน หรือไม่มีความสัมพันธ์กันก็สามารถ</w:t>
      </w:r>
      <w:r w:rsidR="001B14A0" w:rsidRPr="00C002EF">
        <w:rPr>
          <w:cs/>
        </w:rPr>
        <w:t>เกิดขึ้นได้ทั้งหมด และคําอธิบาย</w:t>
      </w:r>
      <w:r w:rsidRPr="00C002EF">
        <w:rPr>
          <w:cs/>
        </w:rPr>
        <w:t>แผนภาพยูสเคสนั้นรวมไปถึงขั้นตอนการทํางานของแต่ละยูสเคส และระดับความสําคัญของยูสเคส</w:t>
      </w:r>
      <w:r w:rsidR="00154208">
        <w:t xml:space="preserve"> </w:t>
      </w:r>
      <w:r w:rsidR="00154208">
        <w:rPr>
          <w:rFonts w:hint="cs"/>
          <w:cs/>
        </w:rPr>
        <w:t>จะแสดงรายละเอียดยูสเคสดังนี้</w:t>
      </w:r>
    </w:p>
    <w:p w14:paraId="696F14D8" w14:textId="7213F891" w:rsidR="00C9697C" w:rsidRPr="006E6D0D" w:rsidRDefault="006E6D0D" w:rsidP="006E6D0D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bookmarkStart w:id="163" w:name="_Toc530036552"/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1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="00C9697C" w:rsidRPr="006E6D0D">
        <w:rPr>
          <w:b/>
          <w:bCs/>
          <w:i w:val="0"/>
          <w:iCs w:val="0"/>
          <w:color w:val="auto"/>
          <w:sz w:val="32"/>
          <w:szCs w:val="32"/>
          <w:cs/>
        </w:rPr>
        <w:t>คําอธิบายยูสเคส</w:t>
      </w:r>
      <w:bookmarkEnd w:id="163"/>
      <w:r w:rsidR="00A20A99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 xml:space="preserve">สร้างแบบฟอร์ม </w:t>
      </w:r>
      <w:r w:rsidR="00A20A99">
        <w:rPr>
          <w:b/>
          <w:bCs/>
          <w:i w:val="0"/>
          <w:iCs w:val="0"/>
          <w:color w:val="auto"/>
          <w:sz w:val="32"/>
          <w:szCs w:val="32"/>
        </w:rPr>
        <w:t>PCR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468"/>
        <w:gridCol w:w="2359"/>
      </w:tblGrid>
      <w:tr w:rsidR="00F151B1" w:rsidRPr="00DC7D4E" w14:paraId="097CF564" w14:textId="77777777" w:rsidTr="00C9697C">
        <w:tc>
          <w:tcPr>
            <w:tcW w:w="5813" w:type="dxa"/>
            <w:gridSpan w:val="2"/>
          </w:tcPr>
          <w:p w14:paraId="2420A691" w14:textId="51CA7015" w:rsidR="00F151B1" w:rsidRPr="00DC7D4E" w:rsidRDefault="00F151B1" w:rsidP="00154208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ชื่อยูสเคส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</w:t>
            </w:r>
            <w:r w:rsidR="00154208">
              <w:rPr>
                <w:rFonts w:hint="cs"/>
                <w:highlight w:val="yellow"/>
                <w:cs/>
              </w:rPr>
              <w:t>สร้างแบบฟอร์ม</w:t>
            </w:r>
          </w:p>
        </w:tc>
        <w:tc>
          <w:tcPr>
            <w:tcW w:w="1468" w:type="dxa"/>
          </w:tcPr>
          <w:p w14:paraId="13A2C106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รหัส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2359" w:type="dxa"/>
          </w:tcPr>
          <w:p w14:paraId="65D3CD6F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ระดับความสำคัญ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สูง</w:t>
            </w:r>
          </w:p>
        </w:tc>
      </w:tr>
      <w:tr w:rsidR="00F151B1" w:rsidRPr="00DC7D4E" w14:paraId="38A9C608" w14:textId="77777777" w:rsidTr="006F3D5D">
        <w:tc>
          <w:tcPr>
            <w:tcW w:w="5813" w:type="dxa"/>
            <w:gridSpan w:val="2"/>
          </w:tcPr>
          <w:p w14:paraId="19DEBD8B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ผู้กระทำหลัก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111A4A87" w14:textId="4C812525" w:rsidR="00F151B1" w:rsidRPr="00DC7D4E" w:rsidRDefault="00F151B1" w:rsidP="00154208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ระดับความซับซ้อน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="00154208">
              <w:rPr>
                <w:rFonts w:hint="cs"/>
                <w:highlight w:val="yellow"/>
                <w:cs/>
              </w:rPr>
              <w:t>สูง</w:t>
            </w:r>
          </w:p>
        </w:tc>
      </w:tr>
      <w:tr w:rsidR="00F151B1" w:rsidRPr="00DC7D4E" w14:paraId="0FD48D9C" w14:textId="77777777" w:rsidTr="006F3D5D">
        <w:tc>
          <w:tcPr>
            <w:tcW w:w="9640" w:type="dxa"/>
            <w:gridSpan w:val="4"/>
          </w:tcPr>
          <w:p w14:paraId="641EE218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ผู้มีส่วนเกี่ยวข้อง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highlight w:val="yellow"/>
                <w:cs/>
              </w:rPr>
              <w:t>บรรณารักษ์</w:t>
            </w:r>
            <w:r w:rsidRPr="00DC7D4E">
              <w:rPr>
                <w:rFonts w:hint="cs"/>
                <w:highlight w:val="yellow"/>
                <w:cs/>
              </w:rPr>
              <w:t>ห้องสมุด</w:t>
            </w:r>
          </w:p>
        </w:tc>
      </w:tr>
      <w:tr w:rsidR="00F151B1" w:rsidRPr="00DC7D4E" w14:paraId="6107469E" w14:textId="77777777" w:rsidTr="006F3D5D">
        <w:tc>
          <w:tcPr>
            <w:tcW w:w="9640" w:type="dxa"/>
            <w:gridSpan w:val="4"/>
          </w:tcPr>
          <w:p w14:paraId="684959CF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คำอธิบาย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เป็นยูสเคสที่ใช้งานสำหรับการเข้าสู่ระบบจัดการห้องสมุด</w:t>
            </w:r>
          </w:p>
        </w:tc>
      </w:tr>
      <w:tr w:rsidR="00F151B1" w:rsidRPr="00DC7D4E" w14:paraId="6A24C227" w14:textId="77777777" w:rsidTr="006F3D5D">
        <w:tc>
          <w:tcPr>
            <w:tcW w:w="9640" w:type="dxa"/>
            <w:gridSpan w:val="4"/>
          </w:tcPr>
          <w:p w14:paraId="6F2D153B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สิ่งกระตุ้น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highlight w:val="yellow"/>
                <w:cs/>
              </w:rPr>
              <w:t>เมื่อต้องการใช้งานการเข้าสู่ระบบ เพื่อใช้งานในส่วนของฟังก์ชันเมนูที่มากขึ้น</w:t>
            </w:r>
          </w:p>
          <w:p w14:paraId="2F945F9C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ประเภทของสิ่งกระตุ้น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ภายนอก</w:t>
            </w:r>
          </w:p>
        </w:tc>
      </w:tr>
      <w:tr w:rsidR="00F151B1" w:rsidRPr="00DC7D4E" w14:paraId="68065765" w14:textId="77777777" w:rsidTr="006F3D5D">
        <w:tc>
          <w:tcPr>
            <w:tcW w:w="9640" w:type="dxa"/>
            <w:gridSpan w:val="4"/>
          </w:tcPr>
          <w:p w14:paraId="1F39543F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ความสัมพันธ์</w:t>
            </w:r>
          </w:p>
          <w:p w14:paraId="7561B4F3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ความเกี่ยวเนื่อง</w:t>
            </w:r>
            <w:r w:rsidRPr="00DC7D4E">
              <w:rPr>
                <w:b/>
                <w:bCs/>
                <w:highlight w:val="yellow"/>
                <w:cs/>
              </w:rPr>
              <w:t xml:space="preserve"> : -</w:t>
            </w:r>
          </w:p>
          <w:p w14:paraId="4067B3BB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การรวม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6566E4AC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การขยาย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375F8F39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การรับทอดคุณสมบัติ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-</w:t>
            </w:r>
          </w:p>
        </w:tc>
      </w:tr>
      <w:tr w:rsidR="00F151B1" w:rsidRPr="00DC7D4E" w14:paraId="047DB0EF" w14:textId="77777777" w:rsidTr="006F3D5D">
        <w:tc>
          <w:tcPr>
            <w:tcW w:w="2552" w:type="dxa"/>
          </w:tcPr>
          <w:p w14:paraId="5653A7C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เงื่อนไขก่อนการทำงาน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258D203" w14:textId="574B1503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</w:tc>
      </w:tr>
      <w:tr w:rsidR="00F151B1" w:rsidRPr="00DC7D4E" w14:paraId="1125D49D" w14:textId="77777777" w:rsidTr="006F3D5D">
        <w:tc>
          <w:tcPr>
            <w:tcW w:w="2552" w:type="dxa"/>
          </w:tcPr>
          <w:p w14:paraId="64F96D41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เงื่อนไขหลังการทำงาน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FE14BCD" w14:textId="7671ED6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</w:p>
        </w:tc>
      </w:tr>
      <w:tr w:rsidR="00F151B1" w:rsidRPr="00DC7D4E" w14:paraId="4D13451E" w14:textId="77777777" w:rsidTr="006F3D5D">
        <w:tc>
          <w:tcPr>
            <w:tcW w:w="2552" w:type="dxa"/>
          </w:tcPr>
          <w:p w14:paraId="735A360B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ขั้นตอนการทำงานปกติ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3261" w:type="dxa"/>
          </w:tcPr>
          <w:p w14:paraId="66D827E0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D7E9B2A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ระบบ</w:t>
            </w:r>
          </w:p>
        </w:tc>
      </w:tr>
      <w:tr w:rsidR="00F151B1" w:rsidRPr="00DC7D4E" w14:paraId="70EB0786" w14:textId="77777777" w:rsidTr="006F3D5D">
        <w:tc>
          <w:tcPr>
            <w:tcW w:w="2552" w:type="dxa"/>
          </w:tcPr>
          <w:p w14:paraId="774F65D7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</w:tc>
        <w:tc>
          <w:tcPr>
            <w:tcW w:w="3261" w:type="dxa"/>
          </w:tcPr>
          <w:p w14:paraId="4DB5C197" w14:textId="757873F6" w:rsidR="00F151B1" w:rsidRPr="00DC7D4E" w:rsidRDefault="00F151B1" w:rsidP="00FA196E">
            <w:pPr>
              <w:spacing w:before="0" w:after="0"/>
              <w:jc w:val="left"/>
              <w:rPr>
                <w:highlight w:val="yellow"/>
                <w:cs/>
              </w:rPr>
            </w:pPr>
          </w:p>
        </w:tc>
        <w:tc>
          <w:tcPr>
            <w:tcW w:w="3827" w:type="dxa"/>
            <w:gridSpan w:val="2"/>
          </w:tcPr>
          <w:p w14:paraId="27A49B6A" w14:textId="7CD43EC1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</w:p>
        </w:tc>
      </w:tr>
      <w:tr w:rsidR="00F151B1" w:rsidRPr="00C002EF" w14:paraId="09CBE1DF" w14:textId="77777777" w:rsidTr="006F3D5D">
        <w:tc>
          <w:tcPr>
            <w:tcW w:w="2552" w:type="dxa"/>
          </w:tcPr>
          <w:p w14:paraId="038C8D9A" w14:textId="77777777" w:rsidR="00F151B1" w:rsidRPr="00C002EF" w:rsidRDefault="00F151B1" w:rsidP="00FA196E">
            <w:pPr>
              <w:spacing w:before="0" w:after="0"/>
              <w:rPr>
                <w:b/>
                <w:b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เงื่อนไขการทำงานพิเศษ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2211267" w14:textId="29059C54" w:rsidR="00F151B1" w:rsidRPr="00C002EF" w:rsidRDefault="00F151B1" w:rsidP="00FA196E">
            <w:pPr>
              <w:spacing w:before="0" w:after="0"/>
              <w:rPr>
                <w:cs/>
              </w:rPr>
            </w:pPr>
          </w:p>
        </w:tc>
      </w:tr>
    </w:tbl>
    <w:p w14:paraId="7D337D5A" w14:textId="4A532125" w:rsidR="00F151B1" w:rsidRPr="00C002EF" w:rsidRDefault="00F151B1" w:rsidP="00337633">
      <w:pPr>
        <w:spacing w:before="0" w:after="160"/>
        <w:jc w:val="left"/>
      </w:pPr>
    </w:p>
    <w:p w14:paraId="722B71DD" w14:textId="41AC1AE7" w:rsidR="00C9697C" w:rsidRPr="006E6D0D" w:rsidRDefault="006E6D0D" w:rsidP="006E6D0D">
      <w:pPr>
        <w:pStyle w:val="Caption"/>
        <w:rPr>
          <w:rFonts w:hint="cs"/>
          <w:b/>
          <w:bCs/>
          <w:i w:val="0"/>
          <w:iCs w:val="0"/>
          <w:color w:val="auto"/>
          <w:sz w:val="32"/>
          <w:szCs w:val="32"/>
          <w:cs/>
        </w:rPr>
      </w:pPr>
      <w:bookmarkStart w:id="164" w:name="_Toc530036553"/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="00C9697C"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 คําอธิบายยูสเคส</w:t>
      </w:r>
      <w:bookmarkEnd w:id="164"/>
      <w:r w:rsidR="004D252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จัดการคนอนุมัติของแผนกตรวจสอบคุณภาพ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28"/>
        <w:gridCol w:w="1999"/>
      </w:tblGrid>
      <w:tr w:rsidR="00F151B1" w:rsidRPr="00DC7D4E" w14:paraId="34277D79" w14:textId="77777777" w:rsidTr="00FA196E">
        <w:tc>
          <w:tcPr>
            <w:tcW w:w="5813" w:type="dxa"/>
            <w:gridSpan w:val="2"/>
          </w:tcPr>
          <w:p w14:paraId="1D2C9305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ชื่อยูสเคส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</w:t>
            </w:r>
            <w:r w:rsidRPr="00DC7D4E">
              <w:rPr>
                <w:rFonts w:hint="cs"/>
                <w:highlight w:val="yellow"/>
                <w:cs/>
              </w:rPr>
              <w:t>ออกจากระบบ</w:t>
            </w:r>
          </w:p>
        </w:tc>
        <w:tc>
          <w:tcPr>
            <w:tcW w:w="1828" w:type="dxa"/>
          </w:tcPr>
          <w:p w14:paraId="5210E98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รหัส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1999" w:type="dxa"/>
          </w:tcPr>
          <w:p w14:paraId="6DDC3699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ระดับความสำคัญ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>สูง</w:t>
            </w:r>
          </w:p>
        </w:tc>
      </w:tr>
      <w:tr w:rsidR="00F151B1" w:rsidRPr="00DC7D4E" w14:paraId="6CE327CC" w14:textId="77777777" w:rsidTr="006F3D5D">
        <w:tc>
          <w:tcPr>
            <w:tcW w:w="5813" w:type="dxa"/>
            <w:gridSpan w:val="2"/>
          </w:tcPr>
          <w:p w14:paraId="6A056864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ผู้กระทำหลัก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6C82B192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ระดับความซับซ้อน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>น้อย</w:t>
            </w:r>
          </w:p>
        </w:tc>
      </w:tr>
      <w:tr w:rsidR="00F151B1" w:rsidRPr="00DC7D4E" w14:paraId="37F4EEE7" w14:textId="77777777" w:rsidTr="006F3D5D">
        <w:tc>
          <w:tcPr>
            <w:tcW w:w="9640" w:type="dxa"/>
            <w:gridSpan w:val="4"/>
          </w:tcPr>
          <w:p w14:paraId="617A9D64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ผู้มีส่วนเกี่ยวข้อง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highlight w:val="yellow"/>
                <w:cs/>
              </w:rPr>
              <w:t>บรรณารักษ์</w:t>
            </w:r>
            <w:r w:rsidRPr="00DC7D4E">
              <w:rPr>
                <w:rFonts w:hint="cs"/>
                <w:highlight w:val="yellow"/>
                <w:cs/>
              </w:rPr>
              <w:t>ห้องสมุด</w:t>
            </w:r>
          </w:p>
        </w:tc>
      </w:tr>
      <w:tr w:rsidR="00F151B1" w:rsidRPr="00DC7D4E" w14:paraId="5BB261AC" w14:textId="77777777" w:rsidTr="006F3D5D">
        <w:tc>
          <w:tcPr>
            <w:tcW w:w="9640" w:type="dxa"/>
            <w:gridSpan w:val="4"/>
          </w:tcPr>
          <w:p w14:paraId="4A7DEB22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คำอธิบาย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เป็นยูสเคสที่ใช้งานสำหรับการออกจากระบบจัดการห้องสมุด</w:t>
            </w:r>
          </w:p>
        </w:tc>
      </w:tr>
      <w:tr w:rsidR="00F151B1" w:rsidRPr="00DC7D4E" w14:paraId="7D0F062A" w14:textId="77777777" w:rsidTr="006F3D5D">
        <w:tc>
          <w:tcPr>
            <w:tcW w:w="9640" w:type="dxa"/>
            <w:gridSpan w:val="4"/>
          </w:tcPr>
          <w:p w14:paraId="6559FA05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สิ่งกระตุ้น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highlight w:val="yellow"/>
                <w:cs/>
              </w:rPr>
              <w:t>เมื่อต้องการใช้งานการออกจากระบบ</w:t>
            </w:r>
          </w:p>
          <w:p w14:paraId="47D9794B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ประเภทของสิ่งกระตุ้น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ภายนอก</w:t>
            </w:r>
          </w:p>
        </w:tc>
      </w:tr>
      <w:tr w:rsidR="00F151B1" w:rsidRPr="00DC7D4E" w14:paraId="76C4B890" w14:textId="77777777" w:rsidTr="006F3D5D">
        <w:tc>
          <w:tcPr>
            <w:tcW w:w="9640" w:type="dxa"/>
            <w:gridSpan w:val="4"/>
          </w:tcPr>
          <w:p w14:paraId="446C63E1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ความสัมพันธ์</w:t>
            </w:r>
          </w:p>
          <w:p w14:paraId="0D409ADD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ความเกี่ยวเนื่อง</w:t>
            </w:r>
            <w:r w:rsidRPr="00DC7D4E">
              <w:rPr>
                <w:b/>
                <w:bCs/>
                <w:highlight w:val="yellow"/>
                <w:cs/>
              </w:rPr>
              <w:t xml:space="preserve"> : -</w:t>
            </w:r>
          </w:p>
          <w:p w14:paraId="0281C7E3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การรวม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47DDFA66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การขยาย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29DBF7F8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การรับทอดคุณสมบัติ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-</w:t>
            </w:r>
          </w:p>
        </w:tc>
      </w:tr>
      <w:tr w:rsidR="00F151B1" w:rsidRPr="00DC7D4E" w14:paraId="57D8ECFA" w14:textId="77777777" w:rsidTr="006F3D5D">
        <w:tc>
          <w:tcPr>
            <w:tcW w:w="2552" w:type="dxa"/>
          </w:tcPr>
          <w:p w14:paraId="73E9537C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เงื่อนไขก่อนการทำงาน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934C0E5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ต้องมีการเข้าสู่ระบบจัดการห้องสมุด</w:t>
            </w:r>
          </w:p>
        </w:tc>
      </w:tr>
      <w:tr w:rsidR="00F151B1" w:rsidRPr="00DC7D4E" w14:paraId="72603807" w14:textId="77777777" w:rsidTr="006F3D5D">
        <w:tc>
          <w:tcPr>
            <w:tcW w:w="2552" w:type="dxa"/>
          </w:tcPr>
          <w:p w14:paraId="38082037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เงื่อนไขหลังการทำงาน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AC8BF50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ออกจากระบบ และทำการแสดงหน้าจอหลักของระบบ</w:t>
            </w:r>
          </w:p>
        </w:tc>
      </w:tr>
      <w:tr w:rsidR="00F151B1" w:rsidRPr="00DC7D4E" w14:paraId="5923C6D3" w14:textId="77777777" w:rsidTr="006F3D5D">
        <w:tc>
          <w:tcPr>
            <w:tcW w:w="2552" w:type="dxa"/>
          </w:tcPr>
          <w:p w14:paraId="705247D2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ขั้นตอนการทำงานปกติ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3261" w:type="dxa"/>
          </w:tcPr>
          <w:p w14:paraId="1F9A370E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A3EDFFC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ระบบ</w:t>
            </w:r>
          </w:p>
        </w:tc>
      </w:tr>
      <w:tr w:rsidR="00F151B1" w:rsidRPr="00DC7D4E" w14:paraId="1F446815" w14:textId="77777777" w:rsidTr="006F3D5D">
        <w:tc>
          <w:tcPr>
            <w:tcW w:w="2552" w:type="dxa"/>
          </w:tcPr>
          <w:p w14:paraId="4C8F654B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</w:tc>
        <w:tc>
          <w:tcPr>
            <w:tcW w:w="3261" w:type="dxa"/>
          </w:tcPr>
          <w:p w14:paraId="342DC384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>1.</w:t>
            </w:r>
            <w:r w:rsidRPr="00DC7D4E">
              <w:rPr>
                <w:highlight w:val="yellow"/>
                <w:cs/>
              </w:rPr>
              <w:t xml:space="preserve"> </w:t>
            </w:r>
            <w:r w:rsidRPr="00DC7D4E">
              <w:rPr>
                <w:rFonts w:hint="cs"/>
                <w:highlight w:val="yellow"/>
                <w:cs/>
              </w:rPr>
              <w:t xml:space="preserve">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highlight w:val="yellow"/>
              </w:rPr>
              <w:t>LOGOUT</w:t>
            </w:r>
            <w:r w:rsidRPr="00DC7D4E">
              <w:rPr>
                <w:highlight w:val="yellow"/>
                <w:cs/>
              </w:rPr>
              <w:t>”</w:t>
            </w:r>
          </w:p>
          <w:p w14:paraId="5AB26D8D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0A21A8D2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485637A9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highlight w:val="yellow"/>
              </w:rPr>
              <w:t>2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>ทำการออกจากระบบ</w:t>
            </w:r>
          </w:p>
          <w:p w14:paraId="2EA23127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3. แสดงหน้าจอทำงานหลัก</w:t>
            </w:r>
          </w:p>
        </w:tc>
      </w:tr>
      <w:tr w:rsidR="00F151B1" w:rsidRPr="00C002EF" w14:paraId="4B2B6898" w14:textId="77777777" w:rsidTr="006F3D5D">
        <w:tc>
          <w:tcPr>
            <w:tcW w:w="2552" w:type="dxa"/>
          </w:tcPr>
          <w:p w14:paraId="1E59A8F9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เงื่อนไขการทำงานพิเศษ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0B42CE6" w14:textId="77777777" w:rsidR="00F151B1" w:rsidRPr="00C002EF" w:rsidRDefault="00F151B1" w:rsidP="00FA196E">
            <w:pPr>
              <w:spacing w:before="0" w:after="0"/>
              <w:rPr>
                <w:cs/>
              </w:rPr>
            </w:pPr>
            <w:r w:rsidRPr="00DC7D4E">
              <w:rPr>
                <w:highlight w:val="yellow"/>
                <w:cs/>
              </w:rPr>
              <w:t>-</w:t>
            </w:r>
          </w:p>
        </w:tc>
      </w:tr>
    </w:tbl>
    <w:p w14:paraId="19D1B57F" w14:textId="31E25D5A" w:rsidR="00F151B1" w:rsidRPr="00C002EF" w:rsidRDefault="00F151B1" w:rsidP="00337633">
      <w:pPr>
        <w:spacing w:before="0" w:after="160"/>
        <w:jc w:val="left"/>
      </w:pPr>
    </w:p>
    <w:p w14:paraId="54240D2D" w14:textId="45A5F4FE" w:rsidR="00F151B1" w:rsidRPr="00C002EF" w:rsidRDefault="00F151B1" w:rsidP="00337633">
      <w:pPr>
        <w:spacing w:before="0" w:after="160"/>
        <w:jc w:val="left"/>
      </w:pPr>
    </w:p>
    <w:p w14:paraId="0FBA7C80" w14:textId="0046F087" w:rsidR="00C9697C" w:rsidRPr="00C002EF" w:rsidRDefault="00FA196E" w:rsidP="00337633">
      <w:pPr>
        <w:spacing w:before="0" w:after="160"/>
        <w:jc w:val="left"/>
      </w:pPr>
      <w:r w:rsidRPr="00C002EF">
        <w:rPr>
          <w:cs/>
        </w:rPr>
        <w:br w:type="page"/>
      </w:r>
    </w:p>
    <w:p w14:paraId="0C4D1D1F" w14:textId="462C35BE" w:rsidR="00F151B1" w:rsidRPr="006E6D0D" w:rsidRDefault="006E6D0D" w:rsidP="006E6D0D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bookmarkStart w:id="165" w:name="_Toc530036554"/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="00C9697C"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 คําอธิบายยูสเคส</w:t>
      </w:r>
      <w:bookmarkEnd w:id="165"/>
      <w:r w:rsidR="00906502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เพิ่ม</w:t>
      </w:r>
      <w:r w:rsidR="00906502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คนอนุมัติของแผนกตรวจสอบคุณภาพ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648"/>
        <w:gridCol w:w="2179"/>
      </w:tblGrid>
      <w:tr w:rsidR="00F151B1" w:rsidRPr="00DC7D4E" w14:paraId="7719E9C8" w14:textId="77777777" w:rsidTr="00C9697C">
        <w:tc>
          <w:tcPr>
            <w:tcW w:w="5813" w:type="dxa"/>
            <w:gridSpan w:val="2"/>
          </w:tcPr>
          <w:p w14:paraId="36B40BD1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ชื่อยูสเคส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</w:t>
            </w:r>
            <w:r w:rsidRPr="00DC7D4E">
              <w:rPr>
                <w:rFonts w:hint="cs"/>
                <w:highlight w:val="yellow"/>
                <w:cs/>
              </w:rPr>
              <w:t>ชำระเงิน</w:t>
            </w:r>
          </w:p>
        </w:tc>
        <w:tc>
          <w:tcPr>
            <w:tcW w:w="1648" w:type="dxa"/>
          </w:tcPr>
          <w:p w14:paraId="34361423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รหัส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2179" w:type="dxa"/>
          </w:tcPr>
          <w:p w14:paraId="19AF59EF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ระดับความสำคัญ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สูง</w:t>
            </w:r>
          </w:p>
        </w:tc>
      </w:tr>
      <w:tr w:rsidR="00F151B1" w:rsidRPr="00DC7D4E" w14:paraId="67844E74" w14:textId="77777777" w:rsidTr="006F3D5D">
        <w:tc>
          <w:tcPr>
            <w:tcW w:w="5813" w:type="dxa"/>
            <w:gridSpan w:val="2"/>
          </w:tcPr>
          <w:p w14:paraId="382A9432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ผู้กระทำหลัก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484036D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ระดับความซับซ้อน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highlight w:val="yellow"/>
                <w:cs/>
              </w:rPr>
              <w:t>สูง</w:t>
            </w:r>
          </w:p>
        </w:tc>
      </w:tr>
      <w:tr w:rsidR="00F151B1" w:rsidRPr="00DC7D4E" w14:paraId="19AECD1D" w14:textId="77777777" w:rsidTr="006F3D5D">
        <w:tc>
          <w:tcPr>
            <w:tcW w:w="9640" w:type="dxa"/>
            <w:gridSpan w:val="4"/>
          </w:tcPr>
          <w:p w14:paraId="59C29A85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ผู้มีส่วนเกี่ยวข้อง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highlight w:val="yellow"/>
                <w:cs/>
              </w:rPr>
              <w:t>บรรณารักษ์</w:t>
            </w:r>
            <w:r w:rsidRPr="00DC7D4E">
              <w:rPr>
                <w:rFonts w:hint="cs"/>
                <w:highlight w:val="yellow"/>
                <w:cs/>
              </w:rPr>
              <w:t>ห้องสมุด</w:t>
            </w:r>
          </w:p>
        </w:tc>
      </w:tr>
      <w:tr w:rsidR="00F151B1" w:rsidRPr="00DC7D4E" w14:paraId="26E2E49F" w14:textId="77777777" w:rsidTr="006F3D5D">
        <w:tc>
          <w:tcPr>
            <w:tcW w:w="9640" w:type="dxa"/>
            <w:gridSpan w:val="4"/>
          </w:tcPr>
          <w:p w14:paraId="61FFA17B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คำอธิบาย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เป็นยูสเคสที่ใช้งานสำหรับทำรายการชำระเงินให้แก่ผู้ใช้งานทั่วไป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</w:t>
            </w:r>
            <w:r w:rsidRPr="00DC7D4E">
              <w:rPr>
                <w:rFonts w:hint="cs"/>
                <w:highlight w:val="yellow"/>
                <w:cs/>
              </w:rPr>
              <w:t>เมื่อมียอดค้างชำระ</w:t>
            </w:r>
          </w:p>
        </w:tc>
      </w:tr>
      <w:tr w:rsidR="00F151B1" w:rsidRPr="00DC7D4E" w14:paraId="3113CB5E" w14:textId="77777777" w:rsidTr="006F3D5D">
        <w:tc>
          <w:tcPr>
            <w:tcW w:w="9640" w:type="dxa"/>
            <w:gridSpan w:val="4"/>
          </w:tcPr>
          <w:p w14:paraId="696961AE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สิ่งกระตุ้น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highlight w:val="yellow"/>
                <w:cs/>
              </w:rPr>
              <w:t>เมื่อต้องการทำรายการชำระเงินให้แก่ผู้ใช้งานทั่วไป</w:t>
            </w:r>
          </w:p>
          <w:p w14:paraId="0AD539B7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ประเภทของสิ่งกระตุ้น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ภายนอก</w:t>
            </w:r>
          </w:p>
        </w:tc>
      </w:tr>
      <w:tr w:rsidR="00F151B1" w:rsidRPr="00DC7D4E" w14:paraId="68B2D08C" w14:textId="77777777" w:rsidTr="006F3D5D">
        <w:tc>
          <w:tcPr>
            <w:tcW w:w="9640" w:type="dxa"/>
            <w:gridSpan w:val="4"/>
          </w:tcPr>
          <w:p w14:paraId="5F6D9D3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ความสัมพันธ์</w:t>
            </w:r>
          </w:p>
          <w:p w14:paraId="0B35B03C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ความเกี่ยวเนื่อง</w:t>
            </w:r>
            <w:r w:rsidRPr="00DC7D4E">
              <w:rPr>
                <w:b/>
                <w:bCs/>
                <w:highlight w:val="yellow"/>
                <w:cs/>
              </w:rPr>
              <w:t xml:space="preserve"> : -</w:t>
            </w:r>
          </w:p>
          <w:p w14:paraId="25B6B26F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การรวม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6CE80E7C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การขยาย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1D8093CD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การรับทอดคุณสมบัติ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-</w:t>
            </w:r>
          </w:p>
        </w:tc>
      </w:tr>
      <w:tr w:rsidR="00F151B1" w:rsidRPr="00DC7D4E" w14:paraId="58F76047" w14:textId="77777777" w:rsidTr="006F3D5D">
        <w:tc>
          <w:tcPr>
            <w:tcW w:w="2552" w:type="dxa"/>
          </w:tcPr>
          <w:p w14:paraId="2EF78A17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เงื่อนไขก่อนการทำงาน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979582A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>1. ต้องมีการเข้าสู่ระบบโดยสถานะสิทธิเป็นผู้ดูแลระบบ โดยเลือกเมนู</w:t>
            </w:r>
            <w:r w:rsidRPr="00DC7D4E">
              <w:rPr>
                <w:highlight w:val="yellow"/>
                <w:cs/>
              </w:rPr>
              <w:t xml:space="preserve"> “</w:t>
            </w:r>
            <w:r w:rsidRPr="00DC7D4E">
              <w:rPr>
                <w:highlight w:val="yellow"/>
              </w:rPr>
              <w:t>MANAGE</w:t>
            </w:r>
            <w:r w:rsidRPr="00DC7D4E">
              <w:rPr>
                <w:highlight w:val="yellow"/>
                <w:cs/>
              </w:rPr>
              <w:t xml:space="preserve">” </w:t>
            </w:r>
            <w:r w:rsidRPr="00DC7D4E">
              <w:rPr>
                <w:rFonts w:hint="cs"/>
                <w:highlight w:val="yellow"/>
                <w:cs/>
              </w:rPr>
              <w:t xml:space="preserve">และเลือกเมนู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rFonts w:hint="cs"/>
                <w:highlight w:val="yellow"/>
                <w:cs/>
              </w:rPr>
              <w:t>จัดการยืม คืน ชำระเงิน</w:t>
            </w:r>
            <w:r w:rsidRPr="00DC7D4E">
              <w:rPr>
                <w:highlight w:val="yellow"/>
                <w:cs/>
              </w:rPr>
              <w:t>”</w:t>
            </w:r>
          </w:p>
          <w:p w14:paraId="6F382BDB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2. ต้องมีการทำการคืน และมียอดค้างชำระ</w:t>
            </w:r>
          </w:p>
        </w:tc>
      </w:tr>
      <w:tr w:rsidR="00F151B1" w:rsidRPr="00DC7D4E" w14:paraId="108544B2" w14:textId="77777777" w:rsidTr="006F3D5D">
        <w:tc>
          <w:tcPr>
            <w:tcW w:w="2552" w:type="dxa"/>
          </w:tcPr>
          <w:p w14:paraId="2535570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เงื่อนไขหลังการทำงาน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A58ECE8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อัพเดทยอดค้างชำระ</w:t>
            </w:r>
          </w:p>
        </w:tc>
      </w:tr>
      <w:tr w:rsidR="00F151B1" w:rsidRPr="00DC7D4E" w14:paraId="1824BF7A" w14:textId="77777777" w:rsidTr="006F3D5D">
        <w:tc>
          <w:tcPr>
            <w:tcW w:w="2552" w:type="dxa"/>
          </w:tcPr>
          <w:p w14:paraId="63A90DEB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ขั้นตอนการทำงานปกติ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3261" w:type="dxa"/>
          </w:tcPr>
          <w:p w14:paraId="6787E57B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37B9C36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ระบบ</w:t>
            </w:r>
          </w:p>
        </w:tc>
      </w:tr>
      <w:tr w:rsidR="00F151B1" w:rsidRPr="00DC7D4E" w14:paraId="1348BDFA" w14:textId="77777777" w:rsidTr="006F3D5D">
        <w:tc>
          <w:tcPr>
            <w:tcW w:w="2552" w:type="dxa"/>
          </w:tcPr>
          <w:p w14:paraId="54D26876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</w:tc>
        <w:tc>
          <w:tcPr>
            <w:tcW w:w="3261" w:type="dxa"/>
          </w:tcPr>
          <w:p w14:paraId="26FE591A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 xml:space="preserve">1. 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highlight w:val="yellow"/>
              </w:rPr>
              <w:t>MANAGE</w:t>
            </w:r>
            <w:r w:rsidRPr="00DC7D4E">
              <w:rPr>
                <w:highlight w:val="yellow"/>
                <w:cs/>
              </w:rPr>
              <w:t>”</w:t>
            </w:r>
          </w:p>
          <w:p w14:paraId="06ACF2F2" w14:textId="77777777" w:rsidR="00F151B1" w:rsidRPr="00DC7D4E" w:rsidRDefault="00F151B1" w:rsidP="00FA196E">
            <w:pPr>
              <w:spacing w:before="0" w:after="0"/>
              <w:rPr>
                <w:szCs w:val="40"/>
                <w:highlight w:val="yellow"/>
              </w:rPr>
            </w:pPr>
            <w:r w:rsidRPr="00DC7D4E">
              <w:rPr>
                <w:szCs w:val="40"/>
                <w:highlight w:val="yellow"/>
              </w:rPr>
              <w:t>2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 xml:space="preserve">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rFonts w:hint="cs"/>
                <w:highlight w:val="yellow"/>
                <w:cs/>
              </w:rPr>
              <w:t>จัดการยืม คืน ชำระเงิน</w:t>
            </w:r>
            <w:r w:rsidRPr="00DC7D4E">
              <w:rPr>
                <w:highlight w:val="yellow"/>
                <w:cs/>
              </w:rPr>
              <w:t>”</w:t>
            </w:r>
          </w:p>
          <w:p w14:paraId="33F0DFBE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highlight w:val="yellow"/>
              </w:rPr>
              <w:t>3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>กรอกรหัสพนักงาน แล้วกดปุ่มยืนยัน</w:t>
            </w:r>
          </w:p>
          <w:p w14:paraId="3AC44DD9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17EB3ECC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36D4DE18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>5. กดปุ่มชำระเงิน</w:t>
            </w:r>
          </w:p>
          <w:p w14:paraId="1F590B39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</w:p>
          <w:p w14:paraId="36104EA4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2AA5C79D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7. กดปุ่มยืนยัน</w:t>
            </w:r>
          </w:p>
        </w:tc>
        <w:tc>
          <w:tcPr>
            <w:tcW w:w="3827" w:type="dxa"/>
            <w:gridSpan w:val="2"/>
          </w:tcPr>
          <w:p w14:paraId="34E7AA4D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367D24C3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79F8300B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415802B8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686D15E6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 xml:space="preserve">4. ค้นหาข้อมูลของพนักงาน แล้วจึงแสดงข้อมูลของพนักงานนั้น ๆ พร้อมกับข้อมูลการยืม คืน </w:t>
            </w:r>
          </w:p>
          <w:p w14:paraId="3BEDF637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330B77C5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>6. แสดงรายการหนังสือที่มียอดค้างชำระ และยอดค้างชำระรวม</w:t>
            </w:r>
          </w:p>
          <w:p w14:paraId="59FE8799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14A4D9EB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8. ทำการอัพเดทยอดค้างชำระ และแสดงยอดค้างชำระ</w:t>
            </w:r>
          </w:p>
        </w:tc>
      </w:tr>
      <w:tr w:rsidR="00F151B1" w:rsidRPr="00C002EF" w14:paraId="05E1ADC6" w14:textId="77777777" w:rsidTr="006F3D5D">
        <w:tc>
          <w:tcPr>
            <w:tcW w:w="2552" w:type="dxa"/>
          </w:tcPr>
          <w:p w14:paraId="68ACDCBC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เงื่อนไขการทำงานพิเศษ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A9D0BFC" w14:textId="77777777" w:rsidR="00F151B1" w:rsidRPr="00C002EF" w:rsidRDefault="00F151B1" w:rsidP="00FA196E">
            <w:pPr>
              <w:spacing w:before="0" w:after="0"/>
              <w:rPr>
                <w:cs/>
              </w:rPr>
            </w:pPr>
            <w:r w:rsidRPr="00DC7D4E">
              <w:rPr>
                <w:highlight w:val="yellow"/>
              </w:rPr>
              <w:t>3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>ถ้ารหัสพนักงานไม่มีภายในระบบ จะไม่มีการทำงาน</w:t>
            </w:r>
          </w:p>
        </w:tc>
      </w:tr>
    </w:tbl>
    <w:p w14:paraId="315071AB" w14:textId="495343BA" w:rsidR="00F151B1" w:rsidRPr="006E6D0D" w:rsidRDefault="006E6D0D" w:rsidP="006E6D0D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bookmarkStart w:id="166" w:name="_Toc530036555"/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4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="00D63A9F"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 คําอธิบายยูสเคส</w:t>
      </w:r>
      <w:bookmarkEnd w:id="166"/>
      <w:r w:rsidR="00906502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แก้ไขลำดับ</w:t>
      </w:r>
      <w:r w:rsidR="00906502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อนุมัติของแผนกตรวจสอบคุณภาพ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DC7D4E" w14:paraId="7287DE62" w14:textId="77777777" w:rsidTr="00FA196E">
        <w:tc>
          <w:tcPr>
            <w:tcW w:w="5813" w:type="dxa"/>
            <w:gridSpan w:val="2"/>
          </w:tcPr>
          <w:p w14:paraId="0EAED81E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ชื่อยูสเคส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</w:t>
            </w:r>
            <w:r w:rsidRPr="00DC7D4E">
              <w:rPr>
                <w:rFonts w:hint="cs"/>
                <w:highlight w:val="yellow"/>
                <w:cs/>
              </w:rPr>
              <w:t>จัดการหนังสือ</w:t>
            </w:r>
            <w:r w:rsidRPr="00DC7D4E">
              <w:rPr>
                <w:highlight w:val="yellow"/>
                <w:cs/>
              </w:rPr>
              <w:t>(</w:t>
            </w:r>
            <w:r w:rsidRPr="00DC7D4E">
              <w:rPr>
                <w:rFonts w:hint="cs"/>
                <w:highlight w:val="yellow"/>
                <w:cs/>
              </w:rPr>
              <w:t>เพิ่ม</w:t>
            </w:r>
            <w:r w:rsidRPr="00DC7D4E">
              <w:rPr>
                <w:highlight w:val="yellow"/>
                <w:cs/>
              </w:rPr>
              <w:t>)</w:t>
            </w:r>
          </w:p>
        </w:tc>
        <w:tc>
          <w:tcPr>
            <w:tcW w:w="1738" w:type="dxa"/>
          </w:tcPr>
          <w:p w14:paraId="64A5C2F3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รหัส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2089" w:type="dxa"/>
          </w:tcPr>
          <w:p w14:paraId="4634CC21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ระดับความสำคัญ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สูง</w:t>
            </w:r>
          </w:p>
        </w:tc>
      </w:tr>
      <w:tr w:rsidR="00DC7D4E" w:rsidRPr="00DC7D4E" w14:paraId="3DE86E64" w14:textId="77777777" w:rsidTr="00FA196E">
        <w:tc>
          <w:tcPr>
            <w:tcW w:w="5813" w:type="dxa"/>
            <w:gridSpan w:val="2"/>
          </w:tcPr>
          <w:p w14:paraId="533F4C49" w14:textId="77777777" w:rsidR="00DC7D4E" w:rsidRPr="00DC7D4E" w:rsidRDefault="00DC7D4E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</w:p>
        </w:tc>
        <w:tc>
          <w:tcPr>
            <w:tcW w:w="1738" w:type="dxa"/>
          </w:tcPr>
          <w:p w14:paraId="3E5E641C" w14:textId="77777777" w:rsidR="00DC7D4E" w:rsidRPr="00DC7D4E" w:rsidRDefault="00DC7D4E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</w:p>
        </w:tc>
        <w:tc>
          <w:tcPr>
            <w:tcW w:w="2089" w:type="dxa"/>
          </w:tcPr>
          <w:p w14:paraId="46336CF9" w14:textId="77777777" w:rsidR="00DC7D4E" w:rsidRPr="00DC7D4E" w:rsidRDefault="00DC7D4E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</w:p>
        </w:tc>
      </w:tr>
      <w:tr w:rsidR="00F151B1" w:rsidRPr="00DC7D4E" w14:paraId="241EE932" w14:textId="77777777" w:rsidTr="006F3D5D">
        <w:tc>
          <w:tcPr>
            <w:tcW w:w="5813" w:type="dxa"/>
            <w:gridSpan w:val="2"/>
          </w:tcPr>
          <w:p w14:paraId="616B51FB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ผู้กระทำหลัก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D34F81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ระดับความซับซ้อน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highlight w:val="yellow"/>
                <w:cs/>
              </w:rPr>
              <w:t>กลาง</w:t>
            </w:r>
          </w:p>
        </w:tc>
      </w:tr>
      <w:tr w:rsidR="00F151B1" w:rsidRPr="00DC7D4E" w14:paraId="773615CC" w14:textId="77777777" w:rsidTr="006F3D5D">
        <w:tc>
          <w:tcPr>
            <w:tcW w:w="9640" w:type="dxa"/>
            <w:gridSpan w:val="4"/>
          </w:tcPr>
          <w:p w14:paraId="50E4DE6E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ผู้มีส่วนเกี่ยวข้อง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highlight w:val="yellow"/>
                <w:cs/>
              </w:rPr>
              <w:t>บรรณารักษ์</w:t>
            </w:r>
            <w:r w:rsidRPr="00DC7D4E">
              <w:rPr>
                <w:rFonts w:hint="cs"/>
                <w:highlight w:val="yellow"/>
                <w:cs/>
              </w:rPr>
              <w:t>ห้องสมุด</w:t>
            </w:r>
          </w:p>
        </w:tc>
      </w:tr>
      <w:tr w:rsidR="00F151B1" w:rsidRPr="00DC7D4E" w14:paraId="228221F8" w14:textId="77777777" w:rsidTr="006F3D5D">
        <w:tc>
          <w:tcPr>
            <w:tcW w:w="9640" w:type="dxa"/>
            <w:gridSpan w:val="4"/>
          </w:tcPr>
          <w:p w14:paraId="70EF2C44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คำอธิบาย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เป็นยูสเคสที่ใช้งานสำหรับเพิ่มรายการหนังสือเข้าสู่ระบบ</w:t>
            </w:r>
          </w:p>
        </w:tc>
      </w:tr>
      <w:tr w:rsidR="00F151B1" w:rsidRPr="00DC7D4E" w14:paraId="25C6086C" w14:textId="77777777" w:rsidTr="006F3D5D">
        <w:tc>
          <w:tcPr>
            <w:tcW w:w="9640" w:type="dxa"/>
            <w:gridSpan w:val="4"/>
          </w:tcPr>
          <w:p w14:paraId="755DE4E8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สิ่งกระตุ้น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highlight w:val="yellow"/>
                <w:cs/>
              </w:rPr>
              <w:t>เมื่อต้องการใช้งานสำหรับเพิ่มรายการหนังสือเข้าสู่ระบบ</w:t>
            </w:r>
          </w:p>
          <w:p w14:paraId="2E2392DE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ประเภทของสิ่งกระตุ้น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ภายนอก</w:t>
            </w:r>
          </w:p>
        </w:tc>
      </w:tr>
      <w:tr w:rsidR="00F151B1" w:rsidRPr="00DC7D4E" w14:paraId="3B524A58" w14:textId="77777777" w:rsidTr="006F3D5D">
        <w:tc>
          <w:tcPr>
            <w:tcW w:w="9640" w:type="dxa"/>
            <w:gridSpan w:val="4"/>
          </w:tcPr>
          <w:p w14:paraId="393DCC6F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ความสัมพันธ์</w:t>
            </w:r>
          </w:p>
          <w:p w14:paraId="12D896D1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ความเกี่ยวเนื่อง</w:t>
            </w:r>
            <w:r w:rsidRPr="00DC7D4E">
              <w:rPr>
                <w:b/>
                <w:bCs/>
                <w:highlight w:val="yellow"/>
                <w:cs/>
              </w:rPr>
              <w:t xml:space="preserve"> : -</w:t>
            </w:r>
          </w:p>
          <w:p w14:paraId="1A1E9743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การรวม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229D95D2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การขยาย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128960C6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การรับทอดคุณสมบัติ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-</w:t>
            </w:r>
          </w:p>
        </w:tc>
      </w:tr>
      <w:tr w:rsidR="00F151B1" w:rsidRPr="00DC7D4E" w14:paraId="448F763C" w14:textId="77777777" w:rsidTr="006F3D5D">
        <w:tc>
          <w:tcPr>
            <w:tcW w:w="2552" w:type="dxa"/>
          </w:tcPr>
          <w:p w14:paraId="5EFAF792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เงื่อนไขก่อนการทำงาน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CF88191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DC7D4E">
              <w:rPr>
                <w:highlight w:val="yellow"/>
                <w:cs/>
              </w:rPr>
              <w:t xml:space="preserve"> “</w:t>
            </w:r>
            <w:r w:rsidRPr="00DC7D4E">
              <w:rPr>
                <w:highlight w:val="yellow"/>
              </w:rPr>
              <w:t>SETTING</w:t>
            </w:r>
            <w:r w:rsidRPr="00DC7D4E">
              <w:rPr>
                <w:highlight w:val="yellow"/>
                <w:cs/>
              </w:rPr>
              <w:t xml:space="preserve">” </w:t>
            </w:r>
            <w:r w:rsidRPr="00DC7D4E">
              <w:rPr>
                <w:rFonts w:hint="cs"/>
                <w:highlight w:val="yellow"/>
                <w:cs/>
              </w:rPr>
              <w:t xml:space="preserve">และเลือกเมนู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rFonts w:hint="cs"/>
                <w:highlight w:val="yellow"/>
                <w:cs/>
              </w:rPr>
              <w:t>จัดการหนังสือ</w:t>
            </w:r>
            <w:r w:rsidRPr="00DC7D4E">
              <w:rPr>
                <w:highlight w:val="yellow"/>
                <w:cs/>
              </w:rPr>
              <w:t>”</w:t>
            </w:r>
          </w:p>
        </w:tc>
      </w:tr>
      <w:tr w:rsidR="00F151B1" w:rsidRPr="00DC7D4E" w14:paraId="4D3D4FF4" w14:textId="77777777" w:rsidTr="006F3D5D">
        <w:tc>
          <w:tcPr>
            <w:tcW w:w="2552" w:type="dxa"/>
          </w:tcPr>
          <w:p w14:paraId="4EB7BE7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เงื่อนไขหลังการทำงาน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A13309F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แสดงข้อมูลรายการหนังสือที่ถูกเพิ่มใหม่</w:t>
            </w:r>
          </w:p>
        </w:tc>
      </w:tr>
      <w:tr w:rsidR="00F151B1" w:rsidRPr="00DC7D4E" w14:paraId="1FE41798" w14:textId="77777777" w:rsidTr="006F3D5D">
        <w:tc>
          <w:tcPr>
            <w:tcW w:w="2552" w:type="dxa"/>
          </w:tcPr>
          <w:p w14:paraId="443117C9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ขั้นตอนการทำงานปกติ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3261" w:type="dxa"/>
          </w:tcPr>
          <w:p w14:paraId="2A6A5330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4C0611C2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ระบบ</w:t>
            </w:r>
          </w:p>
        </w:tc>
      </w:tr>
      <w:tr w:rsidR="00F151B1" w:rsidRPr="00DC7D4E" w14:paraId="06A17071" w14:textId="77777777" w:rsidTr="006F3D5D">
        <w:tc>
          <w:tcPr>
            <w:tcW w:w="2552" w:type="dxa"/>
          </w:tcPr>
          <w:p w14:paraId="0C69ED13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</w:tc>
        <w:tc>
          <w:tcPr>
            <w:tcW w:w="3261" w:type="dxa"/>
          </w:tcPr>
          <w:p w14:paraId="56B8B6FC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 xml:space="preserve">1. 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highlight w:val="yellow"/>
              </w:rPr>
              <w:t>SETTING</w:t>
            </w:r>
            <w:r w:rsidRPr="00DC7D4E">
              <w:rPr>
                <w:highlight w:val="yellow"/>
                <w:cs/>
              </w:rPr>
              <w:t>”</w:t>
            </w:r>
          </w:p>
          <w:p w14:paraId="0750CD86" w14:textId="77777777" w:rsidR="00F151B1" w:rsidRPr="00DC7D4E" w:rsidRDefault="00F151B1" w:rsidP="00FA196E">
            <w:pPr>
              <w:spacing w:before="0" w:after="0"/>
              <w:rPr>
                <w:szCs w:val="40"/>
                <w:highlight w:val="yellow"/>
              </w:rPr>
            </w:pPr>
            <w:r w:rsidRPr="00DC7D4E">
              <w:rPr>
                <w:szCs w:val="40"/>
                <w:highlight w:val="yellow"/>
              </w:rPr>
              <w:t>2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 xml:space="preserve">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rFonts w:hint="cs"/>
                <w:highlight w:val="yellow"/>
                <w:cs/>
              </w:rPr>
              <w:t>จัดการหนังสือ</w:t>
            </w:r>
            <w:r w:rsidRPr="00DC7D4E">
              <w:rPr>
                <w:highlight w:val="yellow"/>
                <w:cs/>
              </w:rPr>
              <w:t>”</w:t>
            </w:r>
          </w:p>
          <w:p w14:paraId="41E93757" w14:textId="77777777" w:rsidR="00F151B1" w:rsidRPr="00DC7D4E" w:rsidRDefault="00F151B1" w:rsidP="00FA196E">
            <w:pPr>
              <w:spacing w:before="0" w:after="0"/>
              <w:rPr>
                <w:szCs w:val="40"/>
                <w:highlight w:val="yellow"/>
              </w:rPr>
            </w:pPr>
            <w:r w:rsidRPr="00DC7D4E">
              <w:rPr>
                <w:szCs w:val="40"/>
                <w:highlight w:val="yellow"/>
              </w:rPr>
              <w:t>3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 xml:space="preserve">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rFonts w:hint="cs"/>
                <w:highlight w:val="yellow"/>
                <w:cs/>
              </w:rPr>
              <w:t>หนังสือใหม่</w:t>
            </w:r>
            <w:r w:rsidRPr="00DC7D4E">
              <w:rPr>
                <w:highlight w:val="yellow"/>
                <w:cs/>
              </w:rPr>
              <w:t>”</w:t>
            </w:r>
          </w:p>
          <w:p w14:paraId="2AFCDE25" w14:textId="77777777" w:rsidR="00F151B1" w:rsidRPr="00DC7D4E" w:rsidRDefault="00F151B1" w:rsidP="00FA196E">
            <w:pPr>
              <w:spacing w:before="0" w:after="0"/>
              <w:rPr>
                <w:szCs w:val="40"/>
                <w:highlight w:val="yellow"/>
              </w:rPr>
            </w:pPr>
            <w:r w:rsidRPr="00DC7D4E">
              <w:rPr>
                <w:szCs w:val="40"/>
                <w:highlight w:val="yellow"/>
              </w:rPr>
              <w:t>4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sz w:val="24"/>
                <w:highlight w:val="yellow"/>
                <w:cs/>
              </w:rPr>
              <w:t>กรอกข้อมูลหนังสือ</w:t>
            </w:r>
            <w:r w:rsidRPr="00DC7D4E">
              <w:rPr>
                <w:rFonts w:hint="cs"/>
                <w:szCs w:val="40"/>
                <w:highlight w:val="yellow"/>
                <w:cs/>
              </w:rPr>
              <w:t xml:space="preserve"> </w:t>
            </w:r>
            <w:r w:rsidRPr="00DC7D4E">
              <w:rPr>
                <w:rFonts w:hint="cs"/>
                <w:highlight w:val="yellow"/>
                <w:cs/>
              </w:rPr>
              <w:t>แล้วกดปุ่มยืนยัน</w:t>
            </w:r>
          </w:p>
          <w:p w14:paraId="41E30D9A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</w:p>
        </w:tc>
        <w:tc>
          <w:tcPr>
            <w:tcW w:w="3827" w:type="dxa"/>
            <w:gridSpan w:val="2"/>
          </w:tcPr>
          <w:p w14:paraId="3E8DB6D2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5DAB6304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13026A4C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5EB490EB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502860C3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3814E711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>5. ทำการบันทึกข้อมูล</w:t>
            </w:r>
          </w:p>
          <w:p w14:paraId="14F142EE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6. แสดงรายการหนังสือที่ถูกเพิ่มใหม่</w:t>
            </w:r>
          </w:p>
        </w:tc>
      </w:tr>
      <w:tr w:rsidR="00F151B1" w:rsidRPr="00C002EF" w14:paraId="7551E597" w14:textId="77777777" w:rsidTr="006F3D5D">
        <w:tc>
          <w:tcPr>
            <w:tcW w:w="2552" w:type="dxa"/>
          </w:tcPr>
          <w:p w14:paraId="7A635991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เงื่อนไขการทำงานพิเศษ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0700A8F" w14:textId="77777777" w:rsidR="00F151B1" w:rsidRPr="00C002EF" w:rsidRDefault="00F151B1" w:rsidP="00FA196E">
            <w:pPr>
              <w:spacing w:before="0" w:after="0"/>
              <w:rPr>
                <w:cs/>
              </w:rPr>
            </w:pPr>
            <w:r w:rsidRPr="00DC7D4E">
              <w:rPr>
                <w:highlight w:val="yellow"/>
              </w:rPr>
              <w:t>4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4493342E" w14:textId="7BCB8D4D" w:rsidR="00D63A9F" w:rsidRPr="00C002EF" w:rsidRDefault="00D63A9F" w:rsidP="00337633">
      <w:pPr>
        <w:spacing w:before="0" w:after="160"/>
        <w:jc w:val="left"/>
        <w:rPr>
          <w:cs/>
        </w:rPr>
      </w:pPr>
    </w:p>
    <w:p w14:paraId="4AF8B683" w14:textId="77777777" w:rsidR="00D63A9F" w:rsidRPr="00C002EF" w:rsidRDefault="00D63A9F">
      <w:pPr>
        <w:spacing w:before="0" w:after="160"/>
        <w:jc w:val="left"/>
        <w:rPr>
          <w:cs/>
        </w:rPr>
      </w:pPr>
      <w:r w:rsidRPr="00C002EF">
        <w:rPr>
          <w:cs/>
        </w:rPr>
        <w:br w:type="page"/>
      </w:r>
    </w:p>
    <w:p w14:paraId="4A3203E0" w14:textId="205EDE1F" w:rsidR="00F151B1" w:rsidRPr="006E6D0D" w:rsidRDefault="006E6D0D" w:rsidP="006E6D0D">
      <w:pPr>
        <w:pStyle w:val="Caption"/>
        <w:rPr>
          <w:b/>
          <w:bCs/>
          <w:i w:val="0"/>
          <w:iCs w:val="0"/>
          <w:color w:val="auto"/>
          <w:sz w:val="32"/>
          <w:szCs w:val="32"/>
        </w:rPr>
      </w:pPr>
      <w:bookmarkStart w:id="167" w:name="_Toc530036556"/>
      <w:r w:rsidRPr="006E6D0D">
        <w:rPr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\s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ตารางที่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>\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b/>
          <w:bCs/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b/>
          <w:bCs/>
          <w:i w:val="0"/>
          <w:iCs w:val="0"/>
          <w:noProof/>
          <w:color w:val="auto"/>
          <w:sz w:val="32"/>
          <w:szCs w:val="32"/>
          <w:cs/>
        </w:rPr>
        <w:t>5</w:t>
      </w:r>
      <w:r>
        <w:rPr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="00D63A9F" w:rsidRPr="006E6D0D">
        <w:rPr>
          <w:b/>
          <w:bCs/>
          <w:i w:val="0"/>
          <w:iCs w:val="0"/>
          <w:color w:val="auto"/>
          <w:sz w:val="32"/>
          <w:szCs w:val="32"/>
          <w:cs/>
        </w:rPr>
        <w:t xml:space="preserve"> คําอธิบาย</w:t>
      </w:r>
      <w:bookmarkEnd w:id="167"/>
      <w:r w:rsidR="00906502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ลบคน</w:t>
      </w:r>
      <w:r w:rsidR="00906502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อนุมัติของแผนกตรวจสอบคุณภาพ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DC7D4E" w14:paraId="629A6F53" w14:textId="77777777" w:rsidTr="00FA196E">
        <w:tc>
          <w:tcPr>
            <w:tcW w:w="5813" w:type="dxa"/>
            <w:gridSpan w:val="2"/>
          </w:tcPr>
          <w:p w14:paraId="6E10564D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ชื่อยูสเคส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</w:t>
            </w:r>
            <w:r w:rsidRPr="00DC7D4E">
              <w:rPr>
                <w:rFonts w:hint="cs"/>
                <w:highlight w:val="yellow"/>
                <w:cs/>
              </w:rPr>
              <w:t>จัดการหนังสือ</w:t>
            </w:r>
            <w:r w:rsidRPr="00DC7D4E">
              <w:rPr>
                <w:highlight w:val="yellow"/>
                <w:cs/>
              </w:rPr>
              <w:t>(</w:t>
            </w:r>
            <w:r w:rsidRPr="00DC7D4E">
              <w:rPr>
                <w:rFonts w:hint="cs"/>
                <w:highlight w:val="yellow"/>
                <w:cs/>
              </w:rPr>
              <w:t>แก้ไข</w:t>
            </w:r>
            <w:r w:rsidRPr="00DC7D4E">
              <w:rPr>
                <w:highlight w:val="yellow"/>
                <w:cs/>
              </w:rPr>
              <w:t>)</w:t>
            </w:r>
          </w:p>
        </w:tc>
        <w:tc>
          <w:tcPr>
            <w:tcW w:w="1738" w:type="dxa"/>
          </w:tcPr>
          <w:p w14:paraId="03CBC961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รหัส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2089" w:type="dxa"/>
          </w:tcPr>
          <w:p w14:paraId="3BF93607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ระดับความสำคัญ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สูง</w:t>
            </w:r>
          </w:p>
        </w:tc>
      </w:tr>
      <w:tr w:rsidR="00F151B1" w:rsidRPr="00DC7D4E" w14:paraId="10A0588A" w14:textId="77777777" w:rsidTr="006F3D5D">
        <w:tc>
          <w:tcPr>
            <w:tcW w:w="5813" w:type="dxa"/>
            <w:gridSpan w:val="2"/>
          </w:tcPr>
          <w:p w14:paraId="59ADB99D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ผู้กระทำหลัก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78B69C8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ระดับความซับซ้อน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highlight w:val="yellow"/>
                <w:cs/>
              </w:rPr>
              <w:t>กลาง</w:t>
            </w:r>
          </w:p>
        </w:tc>
      </w:tr>
      <w:tr w:rsidR="00F151B1" w:rsidRPr="00DC7D4E" w14:paraId="03FFEAE5" w14:textId="77777777" w:rsidTr="006F3D5D">
        <w:tc>
          <w:tcPr>
            <w:tcW w:w="9640" w:type="dxa"/>
            <w:gridSpan w:val="4"/>
          </w:tcPr>
          <w:p w14:paraId="72716A17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ผู้มีส่วนเกี่ยวข้อง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highlight w:val="yellow"/>
                <w:cs/>
              </w:rPr>
              <w:t>บรรณารักษ์</w:t>
            </w:r>
            <w:r w:rsidRPr="00DC7D4E">
              <w:rPr>
                <w:rFonts w:hint="cs"/>
                <w:highlight w:val="yellow"/>
                <w:cs/>
              </w:rPr>
              <w:t>ห้องสมุด</w:t>
            </w:r>
          </w:p>
        </w:tc>
      </w:tr>
      <w:tr w:rsidR="00F151B1" w:rsidRPr="00DC7D4E" w14:paraId="21948800" w14:textId="77777777" w:rsidTr="006F3D5D">
        <w:tc>
          <w:tcPr>
            <w:tcW w:w="9640" w:type="dxa"/>
            <w:gridSpan w:val="4"/>
          </w:tcPr>
          <w:p w14:paraId="0BE31475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คำอธิบาย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เป็นยูสเคสที่ใช้งานสำหรับแก้ไขข้อมูลหนังสือ เมื่อมีข้อมูลที่ผิดพลาดจากการเพิ่ม</w:t>
            </w:r>
          </w:p>
        </w:tc>
      </w:tr>
      <w:tr w:rsidR="00F151B1" w:rsidRPr="00DC7D4E" w14:paraId="22D65933" w14:textId="77777777" w:rsidTr="006F3D5D">
        <w:tc>
          <w:tcPr>
            <w:tcW w:w="9640" w:type="dxa"/>
            <w:gridSpan w:val="4"/>
          </w:tcPr>
          <w:p w14:paraId="5A322404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สิ่งกระตุ้น</w:t>
            </w:r>
            <w:r w:rsidRPr="00DC7D4E">
              <w:rPr>
                <w:b/>
                <w:bCs/>
                <w:highlight w:val="yellow"/>
                <w:cs/>
              </w:rPr>
              <w:t xml:space="preserve"> : </w:t>
            </w:r>
            <w:r w:rsidRPr="00DC7D4E">
              <w:rPr>
                <w:rFonts w:hint="cs"/>
                <w:highlight w:val="yellow"/>
                <w:cs/>
              </w:rPr>
              <w:t>เมื่อต้องการใช้งานสำหรับแก้ไขข้อมูลหนังสือ</w:t>
            </w:r>
          </w:p>
          <w:p w14:paraId="509C9A40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ประเภทของสิ่งกระตุ้น </w:t>
            </w:r>
            <w:r w:rsidRPr="00DC7D4E">
              <w:rPr>
                <w:b/>
                <w:bCs/>
                <w:highlight w:val="yellow"/>
                <w:cs/>
              </w:rPr>
              <w:t xml:space="preserve">: </w:t>
            </w:r>
            <w:r w:rsidRPr="00DC7D4E">
              <w:rPr>
                <w:rFonts w:hint="cs"/>
                <w:highlight w:val="yellow"/>
                <w:cs/>
              </w:rPr>
              <w:t>ภายนอก</w:t>
            </w:r>
          </w:p>
        </w:tc>
      </w:tr>
      <w:tr w:rsidR="00F151B1" w:rsidRPr="00DC7D4E" w14:paraId="1B855141" w14:textId="77777777" w:rsidTr="006F3D5D">
        <w:tc>
          <w:tcPr>
            <w:tcW w:w="9640" w:type="dxa"/>
            <w:gridSpan w:val="4"/>
          </w:tcPr>
          <w:p w14:paraId="1428CC1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ความสัมพันธ์</w:t>
            </w:r>
          </w:p>
          <w:p w14:paraId="7C2ABB5D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ความเกี่ยวเนื่อง</w:t>
            </w:r>
            <w:r w:rsidRPr="00DC7D4E">
              <w:rPr>
                <w:b/>
                <w:bCs/>
                <w:highlight w:val="yellow"/>
                <w:cs/>
              </w:rPr>
              <w:t xml:space="preserve"> : -</w:t>
            </w:r>
          </w:p>
          <w:p w14:paraId="0E62C84A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การรวม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7EAA68C4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การขยาย </w:t>
            </w:r>
            <w:r w:rsidRPr="00DC7D4E">
              <w:rPr>
                <w:b/>
                <w:bCs/>
                <w:highlight w:val="yellow"/>
                <w:cs/>
              </w:rPr>
              <w:t>: -</w:t>
            </w:r>
          </w:p>
          <w:p w14:paraId="6A8215A5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  การรับทอดคุณสมบัติ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 -</w:t>
            </w:r>
          </w:p>
        </w:tc>
      </w:tr>
      <w:tr w:rsidR="00F151B1" w:rsidRPr="00DC7D4E" w14:paraId="44108E33" w14:textId="77777777" w:rsidTr="006F3D5D">
        <w:tc>
          <w:tcPr>
            <w:tcW w:w="2552" w:type="dxa"/>
          </w:tcPr>
          <w:p w14:paraId="648AFD2F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เงื่อนไขก่อนการทำงาน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31FD45B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>1. ต้องมีการเข้าสู่ระบบโดยสถานะสิทธิเป็นผู้ดูแลระบบ โดยเลือกเมนู</w:t>
            </w:r>
            <w:r w:rsidRPr="00DC7D4E">
              <w:rPr>
                <w:highlight w:val="yellow"/>
                <w:cs/>
              </w:rPr>
              <w:t xml:space="preserve"> “</w:t>
            </w:r>
            <w:r w:rsidRPr="00DC7D4E">
              <w:rPr>
                <w:highlight w:val="yellow"/>
              </w:rPr>
              <w:t>SETTING</w:t>
            </w:r>
            <w:r w:rsidRPr="00DC7D4E">
              <w:rPr>
                <w:highlight w:val="yellow"/>
                <w:cs/>
              </w:rPr>
              <w:t xml:space="preserve">” </w:t>
            </w:r>
            <w:r w:rsidRPr="00DC7D4E">
              <w:rPr>
                <w:rFonts w:hint="cs"/>
                <w:highlight w:val="yellow"/>
                <w:cs/>
              </w:rPr>
              <w:t xml:space="preserve">และเลือกเมนู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rFonts w:hint="cs"/>
                <w:highlight w:val="yellow"/>
                <w:cs/>
              </w:rPr>
              <w:t>จัดการหนังสือ</w:t>
            </w:r>
            <w:r w:rsidRPr="00DC7D4E">
              <w:rPr>
                <w:highlight w:val="yellow"/>
                <w:cs/>
              </w:rPr>
              <w:t>”</w:t>
            </w:r>
          </w:p>
          <w:p w14:paraId="3722908F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2. ต้องมีรายการหนังสือ</w:t>
            </w:r>
          </w:p>
        </w:tc>
      </w:tr>
      <w:tr w:rsidR="00F151B1" w:rsidRPr="00DC7D4E" w14:paraId="0E6BE898" w14:textId="77777777" w:rsidTr="006F3D5D">
        <w:tc>
          <w:tcPr>
            <w:tcW w:w="2552" w:type="dxa"/>
          </w:tcPr>
          <w:p w14:paraId="4A2C029C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เงื่อนไขหลังการทำงาน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56CEA79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แสดงข้อมูลรายการหนังสือที่ถูกแก้ไข</w:t>
            </w:r>
          </w:p>
        </w:tc>
      </w:tr>
      <w:tr w:rsidR="00F151B1" w:rsidRPr="00DC7D4E" w14:paraId="454D80D2" w14:textId="77777777" w:rsidTr="006F3D5D">
        <w:tc>
          <w:tcPr>
            <w:tcW w:w="2552" w:type="dxa"/>
          </w:tcPr>
          <w:p w14:paraId="5CC6D161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 xml:space="preserve">ขั้นตอนการทำงานปกติ </w:t>
            </w:r>
            <w:r w:rsidRPr="00DC7D4E">
              <w:rPr>
                <w:b/>
                <w:bCs/>
                <w:highlight w:val="yellow"/>
                <w:cs/>
              </w:rPr>
              <w:t>:</w:t>
            </w:r>
          </w:p>
        </w:tc>
        <w:tc>
          <w:tcPr>
            <w:tcW w:w="3261" w:type="dxa"/>
          </w:tcPr>
          <w:p w14:paraId="525B5EFD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1657E734" w14:textId="77777777" w:rsidR="00F151B1" w:rsidRPr="00DC7D4E" w:rsidRDefault="00F151B1" w:rsidP="00FA196E">
            <w:pPr>
              <w:spacing w:before="0" w:after="0"/>
              <w:jc w:val="center"/>
              <w:rPr>
                <w:b/>
                <w:bCs/>
                <w:highlight w:val="yellow"/>
                <w:cs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ระบบ</w:t>
            </w:r>
          </w:p>
        </w:tc>
      </w:tr>
      <w:tr w:rsidR="00F151B1" w:rsidRPr="00DC7D4E" w14:paraId="16E027AC" w14:textId="77777777" w:rsidTr="006F3D5D">
        <w:tc>
          <w:tcPr>
            <w:tcW w:w="2552" w:type="dxa"/>
          </w:tcPr>
          <w:p w14:paraId="4953C457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</w:tc>
        <w:tc>
          <w:tcPr>
            <w:tcW w:w="3261" w:type="dxa"/>
          </w:tcPr>
          <w:p w14:paraId="2DA02575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 xml:space="preserve">1. 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highlight w:val="yellow"/>
              </w:rPr>
              <w:t>SETTING</w:t>
            </w:r>
            <w:r w:rsidRPr="00DC7D4E">
              <w:rPr>
                <w:highlight w:val="yellow"/>
                <w:cs/>
              </w:rPr>
              <w:t>”</w:t>
            </w:r>
          </w:p>
          <w:p w14:paraId="73C9C9E6" w14:textId="77777777" w:rsidR="00F151B1" w:rsidRPr="00DC7D4E" w:rsidRDefault="00F151B1" w:rsidP="00FA196E">
            <w:pPr>
              <w:spacing w:before="0" w:after="0"/>
              <w:rPr>
                <w:szCs w:val="40"/>
                <w:highlight w:val="yellow"/>
              </w:rPr>
            </w:pPr>
            <w:r w:rsidRPr="00DC7D4E">
              <w:rPr>
                <w:szCs w:val="40"/>
                <w:highlight w:val="yellow"/>
              </w:rPr>
              <w:t>2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 xml:space="preserve">เลือกเมนู </w:t>
            </w:r>
            <w:r w:rsidRPr="00DC7D4E">
              <w:rPr>
                <w:highlight w:val="yellow"/>
                <w:cs/>
              </w:rPr>
              <w:t>“</w:t>
            </w:r>
            <w:r w:rsidRPr="00DC7D4E">
              <w:rPr>
                <w:rFonts w:hint="cs"/>
                <w:highlight w:val="yellow"/>
                <w:cs/>
              </w:rPr>
              <w:t>จัดการหนังสือ</w:t>
            </w:r>
            <w:r w:rsidRPr="00DC7D4E">
              <w:rPr>
                <w:highlight w:val="yellow"/>
                <w:cs/>
              </w:rPr>
              <w:t>”</w:t>
            </w:r>
          </w:p>
          <w:p w14:paraId="1F5378F0" w14:textId="77777777" w:rsidR="00F151B1" w:rsidRPr="00DC7D4E" w:rsidRDefault="00F151B1" w:rsidP="00FA196E">
            <w:pPr>
              <w:spacing w:before="0" w:after="0"/>
              <w:rPr>
                <w:sz w:val="24"/>
                <w:highlight w:val="yellow"/>
                <w:cs/>
              </w:rPr>
            </w:pPr>
            <w:r w:rsidRPr="00DC7D4E">
              <w:rPr>
                <w:szCs w:val="40"/>
                <w:highlight w:val="yellow"/>
              </w:rPr>
              <w:t>3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sz w:val="24"/>
                <w:highlight w:val="yellow"/>
                <w:cs/>
              </w:rPr>
              <w:t>กดปุ่มแก้ไขภายในตารางรายการหนังสือ</w:t>
            </w:r>
          </w:p>
          <w:p w14:paraId="605356BE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7833A2C4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highlight w:val="yellow"/>
              </w:rPr>
              <w:t>5</w:t>
            </w:r>
            <w:r w:rsidRPr="00DC7D4E">
              <w:rPr>
                <w:highlight w:val="yellow"/>
                <w:cs/>
              </w:rPr>
              <w:t xml:space="preserve">. </w:t>
            </w:r>
            <w:r w:rsidRPr="00DC7D4E">
              <w:rPr>
                <w:rFonts w:hint="cs"/>
                <w:highlight w:val="yellow"/>
                <w:cs/>
              </w:rPr>
              <w:t>แก้ไขข้อมูลของหนังสือ แล้วกดปุ่มยืนยัน</w:t>
            </w:r>
          </w:p>
        </w:tc>
        <w:tc>
          <w:tcPr>
            <w:tcW w:w="3827" w:type="dxa"/>
            <w:gridSpan w:val="2"/>
          </w:tcPr>
          <w:p w14:paraId="6FF8410C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21E44F57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4EC47853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6248D913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1FBC8E56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>4. แสดงแบบฟอร์มในการแก้ไขข้อมูล</w:t>
            </w:r>
          </w:p>
          <w:p w14:paraId="1FAD4A51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5608CD6E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</w:p>
          <w:p w14:paraId="2ABDE428" w14:textId="77777777" w:rsidR="00F151B1" w:rsidRPr="00DC7D4E" w:rsidRDefault="00F151B1" w:rsidP="00FA196E">
            <w:pPr>
              <w:spacing w:before="0" w:after="0"/>
              <w:rPr>
                <w:highlight w:val="yellow"/>
              </w:rPr>
            </w:pPr>
            <w:r w:rsidRPr="00DC7D4E">
              <w:rPr>
                <w:rFonts w:hint="cs"/>
                <w:highlight w:val="yellow"/>
                <w:cs/>
              </w:rPr>
              <w:t>6. ทำการบันทึกข้อมูล</w:t>
            </w:r>
          </w:p>
          <w:p w14:paraId="51E69B49" w14:textId="77777777" w:rsidR="00F151B1" w:rsidRPr="00DC7D4E" w:rsidRDefault="00F151B1" w:rsidP="00FA196E">
            <w:pPr>
              <w:spacing w:before="0" w:after="0"/>
              <w:rPr>
                <w:highlight w:val="yellow"/>
                <w:cs/>
              </w:rPr>
            </w:pPr>
            <w:r w:rsidRPr="00DC7D4E">
              <w:rPr>
                <w:rFonts w:hint="cs"/>
                <w:highlight w:val="yellow"/>
                <w:cs/>
              </w:rPr>
              <w:t>7. แสดงรายการหนังสือที่ถูกแก้ไข</w:t>
            </w:r>
          </w:p>
        </w:tc>
      </w:tr>
      <w:tr w:rsidR="00F151B1" w:rsidRPr="00C002EF" w14:paraId="09217121" w14:textId="77777777" w:rsidTr="006F3D5D">
        <w:tc>
          <w:tcPr>
            <w:tcW w:w="2552" w:type="dxa"/>
          </w:tcPr>
          <w:p w14:paraId="305EB765" w14:textId="77777777" w:rsidR="00F151B1" w:rsidRPr="00DC7D4E" w:rsidRDefault="00F151B1" w:rsidP="00FA196E">
            <w:pPr>
              <w:spacing w:before="0" w:after="0"/>
              <w:rPr>
                <w:b/>
                <w:bCs/>
                <w:highlight w:val="yellow"/>
              </w:rPr>
            </w:pPr>
            <w:r w:rsidRPr="00DC7D4E">
              <w:rPr>
                <w:rFonts w:hint="cs"/>
                <w:b/>
                <w:bCs/>
                <w:highlight w:val="yellow"/>
                <w:cs/>
              </w:rPr>
              <w:t>เงื่อนไขการทำงานพิเศษ</w:t>
            </w:r>
            <w:r w:rsidRPr="00DC7D4E">
              <w:rPr>
                <w:b/>
                <w:bCs/>
                <w:highlight w:val="yellow"/>
                <w: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CAE633A" w14:textId="77777777" w:rsidR="00F151B1" w:rsidRPr="00C002EF" w:rsidRDefault="00F151B1" w:rsidP="00FA196E">
            <w:pPr>
              <w:spacing w:before="0" w:after="0"/>
              <w:rPr>
                <w:cs/>
              </w:rPr>
            </w:pPr>
            <w:r w:rsidRPr="00DC7D4E">
              <w:rPr>
                <w:highlight w:val="yellow"/>
                <w:cs/>
              </w:rPr>
              <w:t>-</w:t>
            </w:r>
          </w:p>
        </w:tc>
      </w:tr>
    </w:tbl>
    <w:p w14:paraId="54E229BA" w14:textId="7308DB74" w:rsidR="00FA196E" w:rsidRPr="00C002EF" w:rsidRDefault="00FA196E" w:rsidP="00337633">
      <w:pPr>
        <w:spacing w:before="0" w:after="160"/>
        <w:jc w:val="left"/>
        <w:rPr>
          <w:cs/>
        </w:rPr>
      </w:pPr>
    </w:p>
    <w:p w14:paraId="3C4E3492" w14:textId="75577C70" w:rsidR="00FA196E" w:rsidRPr="00C002EF" w:rsidRDefault="00FA196E" w:rsidP="00337633">
      <w:pPr>
        <w:spacing w:before="0" w:after="160"/>
        <w:jc w:val="left"/>
        <w:rPr>
          <w:rFonts w:hint="cs"/>
          <w:cs/>
        </w:rPr>
      </w:pPr>
      <w:r w:rsidRPr="00C002EF">
        <w:rPr>
          <w:cs/>
        </w:rPr>
        <w:br w:type="page"/>
      </w:r>
    </w:p>
    <w:p w14:paraId="0E1F11DB" w14:textId="219A01D0" w:rsidR="00DC7D4E" w:rsidRDefault="00DC7D4E" w:rsidP="00DC7D4E">
      <w:pPr>
        <w:pStyle w:val="Heading3"/>
      </w:pPr>
      <w:bookmarkStart w:id="168" w:name="_Toc54854175"/>
      <w:r w:rsidRPr="00C002EF">
        <w:rPr>
          <w:cs/>
        </w:rPr>
        <w:lastRenderedPageBreak/>
        <w:t>แผนภาพกิจกรรม (</w:t>
      </w:r>
      <w:r w:rsidRPr="00C002EF">
        <w:t>Activity Diagram</w:t>
      </w:r>
      <w:r w:rsidRPr="00C002EF">
        <w:rPr>
          <w:cs/>
        </w:rPr>
        <w:t>)</w:t>
      </w:r>
      <w:bookmarkEnd w:id="168"/>
    </w:p>
    <w:p w14:paraId="0C9904C3" w14:textId="44C0C2D4" w:rsidR="00F151B1" w:rsidRPr="00C002EF" w:rsidRDefault="00F151B1" w:rsidP="00337633">
      <w:pPr>
        <w:spacing w:before="0" w:after="160"/>
        <w:jc w:val="left"/>
      </w:pPr>
      <w:r w:rsidRPr="00C002EF">
        <w:rPr>
          <w:cs/>
        </w:rPr>
        <w:tab/>
        <w:t>เป็น</w:t>
      </w:r>
      <w:r w:rsidR="00A41C26">
        <w:rPr>
          <w:rFonts w:hint="cs"/>
          <w:cs/>
        </w:rPr>
        <w:t>อธิบายรายละเอียดหรือกิจกรรมที่เกิดขึ้นในลักษณะกระแสการไหลของการทำงาน (</w:t>
      </w:r>
      <w:r w:rsidR="00A41C26">
        <w:t>Workflow</w:t>
      </w:r>
      <w:r w:rsidR="00A41C26">
        <w:rPr>
          <w:rFonts w:hint="cs"/>
          <w:cs/>
        </w:rPr>
        <w:t>)</w:t>
      </w:r>
      <w:r w:rsidR="00A41C26">
        <w:t xml:space="preserve"> </w:t>
      </w:r>
      <w:r w:rsidR="00A41C26">
        <w:rPr>
          <w:rFonts w:hint="cs"/>
          <w:cs/>
        </w:rPr>
        <w:t>ซึ่งจะช่วย</w:t>
      </w:r>
      <w:r w:rsidRPr="00C002EF">
        <w:rPr>
          <w:cs/>
        </w:rPr>
        <w:t>ขยายรายละเอียดของแต่ละยูสเคสให้อยู่ในรูปแบบของแผนภาพที่สามารถเข้าใจได้ง่าย</w:t>
      </w:r>
      <w:r w:rsidR="00FD05FB" w:rsidRPr="00C002EF">
        <w:rPr>
          <w:rFonts w:hint="cs"/>
          <w:cs/>
        </w:rPr>
        <w:t xml:space="preserve"> </w:t>
      </w:r>
      <w:r w:rsidR="00FA298E">
        <w:rPr>
          <w:rFonts w:hint="cs"/>
          <w:cs/>
        </w:rPr>
        <w:t>โดยอธิบาย</w:t>
      </w:r>
      <w:r w:rsidRPr="00C002EF">
        <w:rPr>
          <w:cs/>
        </w:rPr>
        <w:t>ขั้น</w:t>
      </w:r>
      <w:r w:rsidR="00FA298E">
        <w:rPr>
          <w:rFonts w:hint="cs"/>
          <w:cs/>
        </w:rPr>
        <w:t>ตอนการทำงาน</w:t>
      </w:r>
      <w:r w:rsidRPr="00C002EF">
        <w:rPr>
          <w:cs/>
        </w:rPr>
        <w:t xml:space="preserve">แยกตามมอดูลต่าง ๆ </w:t>
      </w:r>
      <w:r w:rsidR="00FA298E">
        <w:rPr>
          <w:rFonts w:hint="cs"/>
          <w:cs/>
        </w:rPr>
        <w:t>ของระบบเปลี่ยนแปลงกระบวนการทำงาน</w:t>
      </w:r>
    </w:p>
    <w:p w14:paraId="0DC5F252" w14:textId="4D0384B6" w:rsidR="003F2E78" w:rsidRDefault="00620B47" w:rsidP="00620B47">
      <w:pPr>
        <w:ind w:firstLine="720"/>
        <w:rPr>
          <w:rFonts w:hint="cs"/>
        </w:rPr>
      </w:pPr>
      <w:r w:rsidRPr="00C002EF">
        <w:rPr>
          <w:rFonts w:hint="cs"/>
          <w:cs/>
        </w:rPr>
        <w:t>1</w:t>
      </w:r>
      <w:r w:rsidRPr="00C002EF">
        <w:rPr>
          <w:cs/>
        </w:rPr>
        <w:t xml:space="preserve">) </w:t>
      </w:r>
      <w:r>
        <w:rPr>
          <w:rFonts w:hint="cs"/>
          <w:cs/>
        </w:rPr>
        <w:t xml:space="preserve">มอดูลจัดการแบบฟอร์ม </w:t>
      </w:r>
      <w:r>
        <w:t>PCR</w:t>
      </w:r>
      <w:r>
        <w:t xml:space="preserve"> </w:t>
      </w:r>
      <w:r>
        <w:rPr>
          <w:rFonts w:hint="cs"/>
          <w:cs/>
        </w:rPr>
        <w:t xml:space="preserve">ในส่วนของการสร้างแบบฟอร์ม </w:t>
      </w:r>
      <w:r>
        <w:t xml:space="preserve">PCR </w:t>
      </w:r>
      <w:r>
        <w:rPr>
          <w:rFonts w:hint="cs"/>
          <w:cs/>
        </w:rPr>
        <w:t>ซึ่งเมื่อผู้ใช้ต้องการจัดทำแบบฟอร์มเปลี่ยนแปลงกระบวนการทำงาน ให้ทำการกรอกข้อมูลรายละเอียดต่าง ๆ ของ</w:t>
      </w:r>
      <w:r w:rsidR="00226E15">
        <w:rPr>
          <w:rFonts w:hint="cs"/>
          <w:cs/>
        </w:rPr>
        <w:t xml:space="preserve">การเปลี่ยนแปลงกระบวนการทำงาน เช่น รายละเอียดการวางแผนในการเปลี่ยนแปลงกระบวนการทำงาน เอกสารที่เกี่ยวข้องเกี่ยวกับกระบวนการทำงาน เป็นต้น ซึ่งจะแสดงการทำงานดังภาพที่ </w:t>
      </w:r>
      <w:r w:rsidR="00C276D5">
        <w:rPr>
          <w:rFonts w:hint="cs"/>
          <w:cs/>
        </w:rPr>
        <w:t>3-6</w:t>
      </w:r>
    </w:p>
    <w:p w14:paraId="1B070CC4" w14:textId="2D90B246" w:rsidR="00C276D5" w:rsidRPr="00620B47" w:rsidRDefault="004B4DB7" w:rsidP="004B4DB7">
      <w:pPr>
        <w:ind w:firstLine="720"/>
        <w:jc w:val="center"/>
        <w:rPr>
          <w:rFonts w:hint="cs"/>
          <w:cs/>
        </w:rPr>
      </w:pPr>
      <w:r w:rsidRPr="004B4DB7">
        <w:rPr>
          <w:noProof/>
        </w:rPr>
        <w:drawing>
          <wp:inline distT="0" distB="0" distL="0" distR="0" wp14:anchorId="016E6F27" wp14:editId="7AE8B7D4">
            <wp:extent cx="3514180" cy="5707117"/>
            <wp:effectExtent l="0" t="0" r="0" b="8255"/>
            <wp:docPr id="57" name="Picture 57" descr="C:\Users\sdhris\Desktop\Activity_mint\Diagram\Untitled Diagram-Creat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dhris\Desktop\Activity_mint\Diagram\Untitled Diagram-Create for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373" cy="572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0643" w14:textId="58182903" w:rsidR="00687A9F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69" w:name="_Toc530035131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C276D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C276D5">
        <w:rPr>
          <w:i w:val="0"/>
          <w:iCs w:val="0"/>
          <w:noProof/>
          <w:color w:val="auto"/>
          <w:sz w:val="32"/>
          <w:szCs w:val="32"/>
          <w:cs/>
        </w:rPr>
        <w:t>6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687A9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687A9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687A9F" w:rsidRPr="00EB34CB">
        <w:rPr>
          <w:i w:val="0"/>
          <w:iCs w:val="0"/>
          <w:color w:val="auto"/>
          <w:sz w:val="32"/>
          <w:szCs w:val="32"/>
          <w:cs/>
        </w:rPr>
        <w:t>กิจกรรม</w:t>
      </w:r>
      <w:bookmarkEnd w:id="169"/>
      <w:r w:rsidR="003F4E65">
        <w:rPr>
          <w:rFonts w:hint="cs"/>
          <w:i w:val="0"/>
          <w:iCs w:val="0"/>
          <w:color w:val="auto"/>
          <w:sz w:val="32"/>
          <w:szCs w:val="32"/>
          <w:cs/>
        </w:rPr>
        <w:t xml:space="preserve">การสร้างแบบฟอร์ม </w:t>
      </w:r>
      <w:r w:rsidR="003F4E65">
        <w:rPr>
          <w:i w:val="0"/>
          <w:iCs w:val="0"/>
          <w:color w:val="auto"/>
          <w:sz w:val="32"/>
          <w:szCs w:val="32"/>
        </w:rPr>
        <w:t>PCR</w:t>
      </w:r>
    </w:p>
    <w:p w14:paraId="3500E737" w14:textId="65B87FC4" w:rsidR="00687A9F" w:rsidRPr="00C002EF" w:rsidRDefault="002050C9" w:rsidP="0027477D">
      <w:pPr>
        <w:ind w:firstLine="720"/>
        <w:rPr>
          <w:rFonts w:hint="cs"/>
        </w:rPr>
      </w:pPr>
      <w:r>
        <w:lastRenderedPageBreak/>
        <w:t>2</w:t>
      </w:r>
      <w:r w:rsidR="004B4DB7" w:rsidRPr="00C002EF">
        <w:rPr>
          <w:cs/>
        </w:rPr>
        <w:t xml:space="preserve">) </w:t>
      </w:r>
      <w:r w:rsidR="002A6C52">
        <w:rPr>
          <w:rFonts w:hint="cs"/>
          <w:cs/>
        </w:rPr>
        <w:t>มอดูลจัด</w:t>
      </w:r>
      <w:r w:rsidR="00347213">
        <w:rPr>
          <w:rFonts w:hint="cs"/>
          <w:cs/>
        </w:rPr>
        <w:t>การคนอนุมัติของแผนกตรวจสอบคุณภาพ</w:t>
      </w:r>
      <w:r w:rsidR="004B4DB7">
        <w:t xml:space="preserve"> </w:t>
      </w:r>
      <w:r w:rsidR="00347213">
        <w:rPr>
          <w:rFonts w:hint="cs"/>
          <w:cs/>
        </w:rPr>
        <w:t>เมื่อ</w:t>
      </w:r>
      <w:r w:rsidR="004B4DB7">
        <w:rPr>
          <w:rFonts w:hint="cs"/>
          <w:cs/>
        </w:rPr>
        <w:t>ผ</w:t>
      </w:r>
      <w:r w:rsidR="00347213">
        <w:rPr>
          <w:rFonts w:hint="cs"/>
          <w:cs/>
        </w:rPr>
        <w:t>ู้ใช้จัดการเพิ่มคนเข้าไปอยู่ในส่วนงานของแผนกตรวจสอบคุณภาพ</w:t>
      </w:r>
      <w:r w:rsidR="004B4DB7">
        <w:rPr>
          <w:rFonts w:hint="cs"/>
          <w:cs/>
        </w:rPr>
        <w:t xml:space="preserve">ให้ทำการกรอกข้อมูลรายละเอียดต่าง ๆ </w:t>
      </w:r>
      <w:r w:rsidR="00347213">
        <w:rPr>
          <w:rFonts w:hint="cs"/>
          <w:cs/>
        </w:rPr>
        <w:t>ได้แก่ รหัสพนักงาน เลือกส่วน</w:t>
      </w:r>
      <w:r w:rsidR="00DA5117">
        <w:rPr>
          <w:rFonts w:hint="cs"/>
          <w:cs/>
        </w:rPr>
        <w:t xml:space="preserve">ของแผนตรวจสอบคุณภาพ อาทิเช่น </w:t>
      </w:r>
      <w:r w:rsidR="00DA5117">
        <w:t xml:space="preserve">QAP QAC </w:t>
      </w:r>
      <w:r w:rsidR="00DA5117">
        <w:rPr>
          <w:rFonts w:hint="cs"/>
          <w:cs/>
        </w:rPr>
        <w:t xml:space="preserve">และ </w:t>
      </w:r>
      <w:r w:rsidR="00DA5117">
        <w:t xml:space="preserve">BKD </w:t>
      </w:r>
      <w:r w:rsidR="00DA5117">
        <w:rPr>
          <w:rFonts w:hint="cs"/>
          <w:cs/>
        </w:rPr>
        <w:t xml:space="preserve">และข้อมูลสุดท้ายที่ต้องกรอกคือลำดับของการอนุมัติ </w:t>
      </w:r>
      <w:r w:rsidR="00C32657">
        <w:rPr>
          <w:rFonts w:hint="cs"/>
          <w:cs/>
        </w:rPr>
        <w:t xml:space="preserve">โดยในการแก้ไขจะสามารถแก้ไขได้ในส่วนของลำดับคนอนุมัติเท่านั้น </w:t>
      </w:r>
      <w:r w:rsidR="00AB6194">
        <w:rPr>
          <w:rFonts w:hint="cs"/>
          <w:cs/>
        </w:rPr>
        <w:t xml:space="preserve">ในกรณีที่ต้องการเปลี่ยนส่วนงานให้ทำการลบคนอนุมัติในส่วนงานนั้นก่อน </w:t>
      </w:r>
      <w:r w:rsidR="004B4DB7">
        <w:rPr>
          <w:rFonts w:hint="cs"/>
          <w:cs/>
        </w:rPr>
        <w:t>ซึ่งจะแสดงการทำงานดังภาพที่ 3-6</w:t>
      </w:r>
    </w:p>
    <w:p w14:paraId="4AC56520" w14:textId="720A815B" w:rsidR="0027477D" w:rsidRDefault="005E15FC" w:rsidP="0027477D">
      <w:pPr>
        <w:spacing w:before="0" w:after="160"/>
        <w:jc w:val="center"/>
      </w:pPr>
      <w:r w:rsidRPr="0027477D">
        <w:rPr>
          <w:noProof/>
          <w:cs/>
        </w:rPr>
        <w:drawing>
          <wp:anchor distT="0" distB="0" distL="114300" distR="114300" simplePos="0" relativeHeight="251682304" behindDoc="1" locked="0" layoutInCell="1" allowOverlap="1" wp14:anchorId="59A953A4" wp14:editId="465C23FD">
            <wp:simplePos x="0" y="0"/>
            <wp:positionH relativeFrom="column">
              <wp:posOffset>1270679</wp:posOffset>
            </wp:positionH>
            <wp:positionV relativeFrom="paragraph">
              <wp:posOffset>635</wp:posOffset>
            </wp:positionV>
            <wp:extent cx="3622675" cy="5407025"/>
            <wp:effectExtent l="0" t="0" r="0" b="3175"/>
            <wp:wrapTight wrapText="bothSides">
              <wp:wrapPolygon edited="0">
                <wp:start x="0" y="0"/>
                <wp:lineTo x="0" y="21537"/>
                <wp:lineTo x="21467" y="21537"/>
                <wp:lineTo x="21467" y="0"/>
                <wp:lineTo x="0" y="0"/>
              </wp:wrapPolygon>
            </wp:wrapTight>
            <wp:docPr id="58" name="Picture 58" descr="C:\Users\sdhris\Desktop\Activity_mint\Diagram\Untitled Diagram-Insert role 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dhris\Desktop\Activity_mint\Diagram\Untitled Diagram-Insert role q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86DA63" w14:textId="70B55546" w:rsidR="0027477D" w:rsidRDefault="0027477D" w:rsidP="0027477D">
      <w:pPr>
        <w:spacing w:before="0" w:after="160"/>
        <w:jc w:val="center"/>
      </w:pPr>
    </w:p>
    <w:p w14:paraId="39424E89" w14:textId="77777777" w:rsidR="0027477D" w:rsidRDefault="0027477D" w:rsidP="0027477D">
      <w:pPr>
        <w:spacing w:before="0" w:after="160"/>
        <w:jc w:val="center"/>
      </w:pPr>
    </w:p>
    <w:p w14:paraId="1072F326" w14:textId="30817A96" w:rsidR="00687A9F" w:rsidRDefault="00687A9F" w:rsidP="0027477D">
      <w:pPr>
        <w:spacing w:before="0" w:after="160"/>
        <w:jc w:val="center"/>
      </w:pPr>
    </w:p>
    <w:p w14:paraId="72489F6F" w14:textId="521001BB" w:rsidR="0027477D" w:rsidRDefault="0027477D" w:rsidP="0027477D">
      <w:pPr>
        <w:spacing w:before="0" w:after="160"/>
        <w:jc w:val="center"/>
      </w:pPr>
    </w:p>
    <w:p w14:paraId="4B1F3C66" w14:textId="1DCBF0E7" w:rsidR="0027477D" w:rsidRDefault="0027477D" w:rsidP="0027477D">
      <w:pPr>
        <w:spacing w:before="0" w:after="160"/>
        <w:jc w:val="center"/>
      </w:pPr>
    </w:p>
    <w:p w14:paraId="33E593AD" w14:textId="592886AB" w:rsidR="0027477D" w:rsidRDefault="0027477D" w:rsidP="0027477D">
      <w:pPr>
        <w:spacing w:before="0" w:after="160"/>
        <w:jc w:val="center"/>
      </w:pPr>
    </w:p>
    <w:p w14:paraId="02C33766" w14:textId="1C36ABB5" w:rsidR="0027477D" w:rsidRDefault="0027477D" w:rsidP="0027477D">
      <w:pPr>
        <w:spacing w:before="0" w:after="160"/>
        <w:jc w:val="center"/>
      </w:pPr>
    </w:p>
    <w:p w14:paraId="7865FFB7" w14:textId="2DD3962C" w:rsidR="0027477D" w:rsidRDefault="0027477D" w:rsidP="0027477D">
      <w:pPr>
        <w:spacing w:before="0" w:after="160"/>
        <w:jc w:val="center"/>
      </w:pPr>
    </w:p>
    <w:p w14:paraId="2934DCB8" w14:textId="7D42BC7E" w:rsidR="0027477D" w:rsidRDefault="0027477D" w:rsidP="0027477D">
      <w:pPr>
        <w:spacing w:before="0" w:after="160"/>
        <w:jc w:val="center"/>
      </w:pPr>
    </w:p>
    <w:p w14:paraId="04462CEE" w14:textId="4FF8D222" w:rsidR="0027477D" w:rsidRDefault="0027477D" w:rsidP="0027477D">
      <w:pPr>
        <w:spacing w:before="0" w:after="160"/>
        <w:jc w:val="center"/>
      </w:pPr>
    </w:p>
    <w:p w14:paraId="17A25448" w14:textId="457FAC45" w:rsidR="0027477D" w:rsidRDefault="0027477D" w:rsidP="0027477D">
      <w:pPr>
        <w:spacing w:before="0" w:after="160"/>
        <w:jc w:val="center"/>
      </w:pPr>
    </w:p>
    <w:p w14:paraId="4E009B5F" w14:textId="3485E075" w:rsidR="0027477D" w:rsidRDefault="0027477D" w:rsidP="0027477D">
      <w:pPr>
        <w:spacing w:before="0" w:after="160"/>
        <w:jc w:val="center"/>
      </w:pPr>
    </w:p>
    <w:p w14:paraId="0F00C186" w14:textId="78258D08" w:rsidR="0027477D" w:rsidRDefault="0027477D" w:rsidP="0027477D">
      <w:pPr>
        <w:spacing w:before="0" w:after="160"/>
        <w:jc w:val="center"/>
      </w:pPr>
    </w:p>
    <w:p w14:paraId="6CACC307" w14:textId="5D941BCC" w:rsidR="00687A9F" w:rsidRPr="00EB34CB" w:rsidRDefault="00EB34CB" w:rsidP="0027477D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70" w:name="_Toc530035132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A73BB3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A73BB3">
        <w:rPr>
          <w:i w:val="0"/>
          <w:iCs w:val="0"/>
          <w:noProof/>
          <w:color w:val="auto"/>
          <w:sz w:val="32"/>
          <w:szCs w:val="32"/>
          <w:cs/>
        </w:rPr>
        <w:t>7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687A9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687A9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687A9F" w:rsidRPr="00EB34CB">
        <w:rPr>
          <w:i w:val="0"/>
          <w:iCs w:val="0"/>
          <w:color w:val="auto"/>
          <w:sz w:val="32"/>
          <w:szCs w:val="32"/>
          <w:cs/>
        </w:rPr>
        <w:t>กิจกรรม</w:t>
      </w:r>
      <w:bookmarkEnd w:id="170"/>
      <w:r w:rsidR="003F4E65">
        <w:rPr>
          <w:rFonts w:hint="cs"/>
          <w:i w:val="0"/>
          <w:iCs w:val="0"/>
          <w:color w:val="auto"/>
          <w:sz w:val="32"/>
          <w:szCs w:val="32"/>
          <w:cs/>
        </w:rPr>
        <w:t>การเพิ่มคนอนุมติของแผนกตรวจสอบคุณภาพ</w:t>
      </w:r>
    </w:p>
    <w:p w14:paraId="241149C9" w14:textId="63559268" w:rsidR="00F151B1" w:rsidRPr="00C002EF" w:rsidRDefault="00F151B1" w:rsidP="00687A9F">
      <w:pPr>
        <w:spacing w:before="0" w:after="160"/>
        <w:jc w:val="center"/>
      </w:pPr>
    </w:p>
    <w:p w14:paraId="64DE895B" w14:textId="0EBB7D81" w:rsidR="00F151B1" w:rsidRPr="00C002EF" w:rsidRDefault="00F151B1" w:rsidP="00337633">
      <w:pPr>
        <w:spacing w:before="0" w:after="160"/>
        <w:jc w:val="left"/>
      </w:pPr>
    </w:p>
    <w:p w14:paraId="4BD2147C" w14:textId="1324CAEC" w:rsidR="00F151B1" w:rsidRPr="00C002EF" w:rsidRDefault="00F151B1" w:rsidP="00337633">
      <w:pPr>
        <w:spacing w:before="0" w:after="160"/>
        <w:jc w:val="left"/>
      </w:pPr>
    </w:p>
    <w:p w14:paraId="05896C3F" w14:textId="7DC94FA0" w:rsidR="00F151B1" w:rsidRPr="00C002EF" w:rsidRDefault="00A73BB3" w:rsidP="00A73BB3">
      <w:pPr>
        <w:spacing w:before="0" w:after="160"/>
        <w:jc w:val="center"/>
      </w:pPr>
      <w:r w:rsidRPr="00A73BB3">
        <w:rPr>
          <w:noProof/>
          <w:cs/>
        </w:rPr>
        <w:lastRenderedPageBreak/>
        <w:drawing>
          <wp:anchor distT="0" distB="0" distL="114300" distR="114300" simplePos="0" relativeHeight="251683328" behindDoc="1" locked="0" layoutInCell="1" allowOverlap="1" wp14:anchorId="250D5091" wp14:editId="71903577">
            <wp:simplePos x="0" y="0"/>
            <wp:positionH relativeFrom="column">
              <wp:posOffset>1254913</wp:posOffset>
            </wp:positionH>
            <wp:positionV relativeFrom="paragraph">
              <wp:posOffset>0</wp:posOffset>
            </wp:positionV>
            <wp:extent cx="3626069" cy="5335945"/>
            <wp:effectExtent l="0" t="0" r="0" b="0"/>
            <wp:wrapTight wrapText="bothSides">
              <wp:wrapPolygon edited="0">
                <wp:start x="0" y="0"/>
                <wp:lineTo x="0" y="21515"/>
                <wp:lineTo x="21449" y="21515"/>
                <wp:lineTo x="21449" y="0"/>
                <wp:lineTo x="0" y="0"/>
              </wp:wrapPolygon>
            </wp:wrapTight>
            <wp:docPr id="60" name="Picture 60" descr="C:\Users\sdhris\Desktop\Activity_mint\Diagram\Untitled Diagram-edit role 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dhris\Desktop\Activity_mint\Diagram\Untitled Diagram-edit role q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69" cy="533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9C97B0" w14:textId="6233DF0A" w:rsidR="00F151B1" w:rsidRDefault="00F151B1" w:rsidP="006517B4">
      <w:pPr>
        <w:spacing w:before="0" w:after="160"/>
        <w:jc w:val="center"/>
      </w:pPr>
    </w:p>
    <w:p w14:paraId="7B0075B8" w14:textId="33E61462" w:rsidR="005E15FC" w:rsidRDefault="005E15FC" w:rsidP="006517B4">
      <w:pPr>
        <w:spacing w:before="0" w:after="160"/>
        <w:jc w:val="center"/>
      </w:pPr>
    </w:p>
    <w:p w14:paraId="1CA8B89D" w14:textId="243F097C" w:rsidR="005E15FC" w:rsidRDefault="005E15FC" w:rsidP="006517B4">
      <w:pPr>
        <w:spacing w:before="0" w:after="160"/>
        <w:jc w:val="center"/>
      </w:pPr>
    </w:p>
    <w:p w14:paraId="215B9D8F" w14:textId="4FBB3320" w:rsidR="005E15FC" w:rsidRDefault="005E15FC" w:rsidP="006517B4">
      <w:pPr>
        <w:spacing w:before="0" w:after="160"/>
        <w:jc w:val="center"/>
      </w:pPr>
    </w:p>
    <w:p w14:paraId="5BA52C63" w14:textId="1DACE64F" w:rsidR="005E15FC" w:rsidRDefault="005E15FC" w:rsidP="006517B4">
      <w:pPr>
        <w:spacing w:before="0" w:after="160"/>
        <w:jc w:val="center"/>
      </w:pPr>
    </w:p>
    <w:p w14:paraId="0D0C23A4" w14:textId="4BFFC97B" w:rsidR="005E15FC" w:rsidRDefault="005E15FC" w:rsidP="006517B4">
      <w:pPr>
        <w:spacing w:before="0" w:after="160"/>
        <w:jc w:val="center"/>
      </w:pPr>
    </w:p>
    <w:p w14:paraId="2EE145CE" w14:textId="39FB7A24" w:rsidR="005E15FC" w:rsidRDefault="005E15FC" w:rsidP="006517B4">
      <w:pPr>
        <w:spacing w:before="0" w:after="160"/>
        <w:jc w:val="center"/>
      </w:pPr>
    </w:p>
    <w:p w14:paraId="7F897929" w14:textId="387123F0" w:rsidR="005E15FC" w:rsidRDefault="005E15FC" w:rsidP="006517B4">
      <w:pPr>
        <w:spacing w:before="0" w:after="160"/>
        <w:jc w:val="center"/>
      </w:pPr>
    </w:p>
    <w:p w14:paraId="677C7A03" w14:textId="3E3C5EF9" w:rsidR="005E15FC" w:rsidRDefault="005E15FC" w:rsidP="006517B4">
      <w:pPr>
        <w:spacing w:before="0" w:after="160"/>
        <w:jc w:val="center"/>
      </w:pPr>
    </w:p>
    <w:p w14:paraId="2D14570B" w14:textId="1C054998" w:rsidR="005E15FC" w:rsidRDefault="005E15FC" w:rsidP="006517B4">
      <w:pPr>
        <w:spacing w:before="0" w:after="160"/>
        <w:jc w:val="center"/>
      </w:pPr>
    </w:p>
    <w:p w14:paraId="11E5005F" w14:textId="2FB3B407" w:rsidR="005E15FC" w:rsidRDefault="005E15FC" w:rsidP="006517B4">
      <w:pPr>
        <w:spacing w:before="0" w:after="160"/>
        <w:jc w:val="center"/>
      </w:pPr>
    </w:p>
    <w:p w14:paraId="1C0E3E19" w14:textId="7E9DA17B" w:rsidR="005E15FC" w:rsidRDefault="005E15FC" w:rsidP="006517B4">
      <w:pPr>
        <w:spacing w:before="0" w:after="160"/>
        <w:jc w:val="center"/>
      </w:pPr>
    </w:p>
    <w:p w14:paraId="1D8C69DE" w14:textId="3D3C0562" w:rsidR="005E15FC" w:rsidRPr="00C002EF" w:rsidRDefault="005E15FC" w:rsidP="006517B4">
      <w:pPr>
        <w:spacing w:before="0" w:after="160"/>
        <w:jc w:val="center"/>
        <w:rPr>
          <w:rFonts w:hint="cs"/>
        </w:rPr>
      </w:pPr>
    </w:p>
    <w:p w14:paraId="39CE0805" w14:textId="08EB43B1" w:rsidR="006517B4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71" w:name="_Toc530035133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A73BB3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A73BB3">
        <w:rPr>
          <w:i w:val="0"/>
          <w:iCs w:val="0"/>
          <w:noProof/>
          <w:color w:val="auto"/>
          <w:sz w:val="32"/>
          <w:szCs w:val="32"/>
          <w:cs/>
        </w:rPr>
        <w:t>8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6517B4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bookmarkEnd w:id="171"/>
      <w:r w:rsidR="00A73BB3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A73BB3" w:rsidRPr="00EB34CB">
        <w:rPr>
          <w:i w:val="0"/>
          <w:iCs w:val="0"/>
          <w:color w:val="auto"/>
          <w:sz w:val="32"/>
          <w:szCs w:val="32"/>
          <w:cs/>
        </w:rPr>
        <w:t>กิจกรรม</w:t>
      </w:r>
      <w:r w:rsidR="00A73BB3">
        <w:rPr>
          <w:rFonts w:hint="cs"/>
          <w:i w:val="0"/>
          <w:iCs w:val="0"/>
          <w:color w:val="auto"/>
          <w:sz w:val="32"/>
          <w:szCs w:val="32"/>
          <w:cs/>
        </w:rPr>
        <w:t>การแก้ไขลำดับคนอนุมัติ</w:t>
      </w:r>
      <w:r w:rsidR="00A73BB3">
        <w:rPr>
          <w:rFonts w:hint="cs"/>
          <w:i w:val="0"/>
          <w:iCs w:val="0"/>
          <w:color w:val="auto"/>
          <w:sz w:val="32"/>
          <w:szCs w:val="32"/>
          <w:cs/>
        </w:rPr>
        <w:t>ของแผนกตรวจสอบคุณภาพ</w:t>
      </w:r>
    </w:p>
    <w:p w14:paraId="7AA5A550" w14:textId="09712618" w:rsidR="00F151B1" w:rsidRDefault="00F151B1" w:rsidP="006517B4">
      <w:pPr>
        <w:spacing w:before="0" w:after="160"/>
        <w:jc w:val="center"/>
      </w:pPr>
    </w:p>
    <w:p w14:paraId="54CF1087" w14:textId="07FDDFD3" w:rsidR="005E15FC" w:rsidRDefault="005E15FC" w:rsidP="006517B4">
      <w:pPr>
        <w:spacing w:before="0" w:after="160"/>
        <w:jc w:val="center"/>
      </w:pPr>
    </w:p>
    <w:p w14:paraId="318048C4" w14:textId="06F472EA" w:rsidR="005E15FC" w:rsidRDefault="005E15FC" w:rsidP="006517B4">
      <w:pPr>
        <w:spacing w:before="0" w:after="160"/>
        <w:jc w:val="center"/>
      </w:pPr>
    </w:p>
    <w:p w14:paraId="6AE93599" w14:textId="7E1B7930" w:rsidR="005E15FC" w:rsidRDefault="005E15FC" w:rsidP="006517B4">
      <w:pPr>
        <w:spacing w:before="0" w:after="160"/>
        <w:jc w:val="center"/>
      </w:pPr>
    </w:p>
    <w:p w14:paraId="7F05340C" w14:textId="532C0915" w:rsidR="005E15FC" w:rsidRDefault="005E15FC" w:rsidP="006517B4">
      <w:pPr>
        <w:spacing w:before="0" w:after="160"/>
        <w:jc w:val="center"/>
      </w:pPr>
    </w:p>
    <w:p w14:paraId="5B655673" w14:textId="499F6A77" w:rsidR="005E15FC" w:rsidRDefault="005E15FC" w:rsidP="006517B4">
      <w:pPr>
        <w:spacing w:before="0" w:after="160"/>
        <w:jc w:val="center"/>
      </w:pPr>
    </w:p>
    <w:p w14:paraId="03C43352" w14:textId="7F054A05" w:rsidR="005E15FC" w:rsidRDefault="005E15FC" w:rsidP="006517B4">
      <w:pPr>
        <w:spacing w:before="0" w:after="160"/>
        <w:jc w:val="center"/>
      </w:pPr>
    </w:p>
    <w:p w14:paraId="08F5A505" w14:textId="3ED03905" w:rsidR="005E15FC" w:rsidRPr="00C002EF" w:rsidRDefault="005E15FC" w:rsidP="006517B4">
      <w:pPr>
        <w:spacing w:before="0" w:after="160"/>
        <w:jc w:val="center"/>
        <w:rPr>
          <w:rFonts w:hint="cs"/>
        </w:rPr>
      </w:pPr>
      <w:r w:rsidRPr="005E15FC">
        <w:rPr>
          <w:noProof/>
          <w:cs/>
        </w:rPr>
        <w:lastRenderedPageBreak/>
        <w:drawing>
          <wp:anchor distT="0" distB="0" distL="114300" distR="114300" simplePos="0" relativeHeight="251684352" behindDoc="1" locked="0" layoutInCell="1" allowOverlap="1" wp14:anchorId="1C8E1A89" wp14:editId="05B1A75A">
            <wp:simplePos x="0" y="0"/>
            <wp:positionH relativeFrom="column">
              <wp:posOffset>1223010</wp:posOffset>
            </wp:positionH>
            <wp:positionV relativeFrom="paragraph">
              <wp:posOffset>-157656</wp:posOffset>
            </wp:positionV>
            <wp:extent cx="3736340" cy="4622165"/>
            <wp:effectExtent l="0" t="0" r="0" b="6985"/>
            <wp:wrapTight wrapText="bothSides">
              <wp:wrapPolygon edited="0">
                <wp:start x="0" y="0"/>
                <wp:lineTo x="0" y="21544"/>
                <wp:lineTo x="21475" y="21544"/>
                <wp:lineTo x="21475" y="0"/>
                <wp:lineTo x="0" y="0"/>
              </wp:wrapPolygon>
            </wp:wrapTight>
            <wp:docPr id="61" name="Picture 61" descr="C:\Users\sdhris\Desktop\Activity_mint\Diagram\Untitled Diagram-delete role 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dhris\Desktop\Activity_mint\Diagram\Untitled Diagram-delete role q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DBE8A" w14:textId="0CD5F3A8" w:rsidR="00F151B1" w:rsidRDefault="00F151B1" w:rsidP="00337633">
      <w:pPr>
        <w:spacing w:before="0" w:after="160"/>
        <w:jc w:val="left"/>
      </w:pPr>
    </w:p>
    <w:p w14:paraId="6A3C1043" w14:textId="5BE85B55" w:rsidR="005E15FC" w:rsidRDefault="005E15FC" w:rsidP="00337633">
      <w:pPr>
        <w:spacing w:before="0" w:after="160"/>
        <w:jc w:val="left"/>
      </w:pPr>
    </w:p>
    <w:p w14:paraId="7C04A93C" w14:textId="027E3552" w:rsidR="005E15FC" w:rsidRPr="005E15FC" w:rsidRDefault="005E15FC" w:rsidP="00337633">
      <w:pPr>
        <w:spacing w:before="0" w:after="160"/>
        <w:jc w:val="left"/>
        <w:rPr>
          <w:rFonts w:hint="cs"/>
        </w:rPr>
      </w:pPr>
    </w:p>
    <w:p w14:paraId="6B50387A" w14:textId="4FD6DD8B" w:rsidR="00F151B1" w:rsidRPr="00C002EF" w:rsidRDefault="00F151B1" w:rsidP="00337633">
      <w:pPr>
        <w:spacing w:before="0" w:after="160"/>
        <w:jc w:val="left"/>
      </w:pPr>
    </w:p>
    <w:p w14:paraId="05D768A9" w14:textId="2A8435E7" w:rsidR="00F151B1" w:rsidRPr="00C002EF" w:rsidRDefault="00F151B1" w:rsidP="00337633">
      <w:pPr>
        <w:spacing w:before="0" w:after="160"/>
        <w:jc w:val="left"/>
      </w:pPr>
    </w:p>
    <w:p w14:paraId="3ACD356F" w14:textId="74666DA3" w:rsidR="006517B4" w:rsidRDefault="006517B4" w:rsidP="006517B4">
      <w:pPr>
        <w:spacing w:before="0" w:after="160"/>
        <w:jc w:val="center"/>
      </w:pPr>
    </w:p>
    <w:p w14:paraId="18890A51" w14:textId="6B58FEEC" w:rsidR="005E15FC" w:rsidRDefault="005E15FC" w:rsidP="006517B4">
      <w:pPr>
        <w:spacing w:before="0" w:after="160"/>
        <w:jc w:val="center"/>
      </w:pPr>
    </w:p>
    <w:p w14:paraId="50388E0F" w14:textId="2E6032B4" w:rsidR="005E15FC" w:rsidRDefault="005E15FC" w:rsidP="006517B4">
      <w:pPr>
        <w:spacing w:before="0" w:after="160"/>
        <w:jc w:val="center"/>
      </w:pPr>
    </w:p>
    <w:p w14:paraId="3B85EE52" w14:textId="4C63BC8C" w:rsidR="005E15FC" w:rsidRDefault="005E15FC" w:rsidP="006517B4">
      <w:pPr>
        <w:spacing w:before="0" w:after="160"/>
        <w:jc w:val="center"/>
      </w:pPr>
    </w:p>
    <w:p w14:paraId="29452CC3" w14:textId="02A7F383" w:rsidR="005E15FC" w:rsidRDefault="005E15FC" w:rsidP="006517B4">
      <w:pPr>
        <w:spacing w:before="0" w:after="160"/>
        <w:jc w:val="center"/>
      </w:pPr>
    </w:p>
    <w:p w14:paraId="00359ACC" w14:textId="77777777" w:rsidR="005E15FC" w:rsidRPr="005545E5" w:rsidRDefault="005E15FC" w:rsidP="006517B4">
      <w:pPr>
        <w:spacing w:before="0" w:after="160"/>
        <w:jc w:val="center"/>
        <w:rPr>
          <w:rFonts w:hint="cs"/>
        </w:rPr>
      </w:pPr>
    </w:p>
    <w:p w14:paraId="5FBF5DA9" w14:textId="01ECCEDD" w:rsidR="005E15FC" w:rsidRDefault="00EB34CB" w:rsidP="005E15FC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72" w:name="_Toc530035134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DD168A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DD168A">
        <w:rPr>
          <w:i w:val="0"/>
          <w:iCs w:val="0"/>
          <w:noProof/>
          <w:color w:val="auto"/>
          <w:sz w:val="32"/>
          <w:szCs w:val="32"/>
          <w:cs/>
        </w:rPr>
        <w:t>9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6517B4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6517B4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6517B4" w:rsidRPr="00EB34CB">
        <w:rPr>
          <w:i w:val="0"/>
          <w:iCs w:val="0"/>
          <w:color w:val="auto"/>
          <w:sz w:val="32"/>
          <w:szCs w:val="32"/>
          <w:cs/>
        </w:rPr>
        <w:t>กิจกรรม</w:t>
      </w:r>
      <w:bookmarkEnd w:id="172"/>
      <w:r w:rsidR="005E15FC">
        <w:rPr>
          <w:rFonts w:hint="cs"/>
          <w:i w:val="0"/>
          <w:iCs w:val="0"/>
          <w:color w:val="auto"/>
          <w:sz w:val="32"/>
          <w:szCs w:val="32"/>
          <w:cs/>
        </w:rPr>
        <w:t>การลบ</w:t>
      </w:r>
      <w:r w:rsidR="005E15FC">
        <w:rPr>
          <w:rFonts w:hint="cs"/>
          <w:i w:val="0"/>
          <w:iCs w:val="0"/>
          <w:color w:val="auto"/>
          <w:sz w:val="32"/>
          <w:szCs w:val="32"/>
          <w:cs/>
        </w:rPr>
        <w:t>คนอนุมติของแผนกตรวจสอบคุณภาพ</w:t>
      </w:r>
    </w:p>
    <w:p w14:paraId="36822674" w14:textId="55910376" w:rsidR="00AC0CEE" w:rsidRDefault="00AC0CEE" w:rsidP="00AC0CEE">
      <w:pPr>
        <w:pStyle w:val="Heading3"/>
      </w:pPr>
      <w:r>
        <w:rPr>
          <w:cs/>
        </w:rPr>
        <w:t>แผนภาพ</w:t>
      </w:r>
      <w:r>
        <w:rPr>
          <w:rFonts w:hint="cs"/>
          <w:cs/>
        </w:rPr>
        <w:t>ลำดับกิจกรรม</w:t>
      </w:r>
      <w:r w:rsidRPr="00C002EF">
        <w:rPr>
          <w:cs/>
        </w:rPr>
        <w:t xml:space="preserve"> (</w:t>
      </w:r>
      <w:r>
        <w:t>Sequence</w:t>
      </w:r>
      <w:r w:rsidRPr="00C002EF">
        <w:t xml:space="preserve"> Diagram</w:t>
      </w:r>
      <w:r w:rsidRPr="00C002EF">
        <w:rPr>
          <w:cs/>
        </w:rPr>
        <w:t>)</w:t>
      </w:r>
    </w:p>
    <w:p w14:paraId="3A09EEA2" w14:textId="0BF84057" w:rsidR="00AC0CEE" w:rsidRPr="000B0A08" w:rsidRDefault="00AC0CEE" w:rsidP="00AC0CEE">
      <w:pPr>
        <w:spacing w:before="0" w:after="160"/>
        <w:jc w:val="left"/>
        <w:rPr>
          <w:rFonts w:hint="cs"/>
          <w:cs/>
        </w:rPr>
      </w:pPr>
      <w:r w:rsidRPr="00C002EF">
        <w:rPr>
          <w:cs/>
        </w:rPr>
        <w:tab/>
        <w:t>เป็น</w:t>
      </w:r>
      <w:r>
        <w:rPr>
          <w:rFonts w:hint="cs"/>
          <w:cs/>
        </w:rPr>
        <w:t>อธิบาย</w:t>
      </w:r>
      <w:r>
        <w:rPr>
          <w:rFonts w:hint="cs"/>
          <w:cs/>
        </w:rPr>
        <w:t>ลำดับ</w:t>
      </w:r>
      <w:r>
        <w:rPr>
          <w:rFonts w:hint="cs"/>
          <w:cs/>
        </w:rPr>
        <w:t>กิจกรรม</w:t>
      </w:r>
      <w:r w:rsidR="000B0A08">
        <w:rPr>
          <w:rFonts w:hint="cs"/>
          <w:cs/>
        </w:rPr>
        <w:t xml:space="preserve">เป็นแผนภาพที่แสดงรายละเอียดของการทำงานต่าง ๆ ของระบบเปลี่ยนแปลงกระบวนการทำงาน โดยจะอธิบายมอดูลจัดการแบบฟอร์ม </w:t>
      </w:r>
      <w:r w:rsidR="000B0A08">
        <w:t xml:space="preserve">PCR </w:t>
      </w:r>
      <w:r w:rsidR="000B0A08">
        <w:rPr>
          <w:rFonts w:hint="cs"/>
          <w:cs/>
        </w:rPr>
        <w:t>ในส่วนของการสร้างแบบฟอร์มเปลี่ยนแปลงกระบวนการทำงาน และมอดูลจัดการคนอนุมัติของแผนกตรวจสอบคุณภาพ</w:t>
      </w:r>
    </w:p>
    <w:p w14:paraId="65DDC223" w14:textId="327C8CC9" w:rsidR="004C7C06" w:rsidRDefault="004C7C06" w:rsidP="004C7C06">
      <w:pPr>
        <w:ind w:firstLine="720"/>
        <w:rPr>
          <w:rFonts w:hint="cs"/>
        </w:rPr>
      </w:pPr>
      <w:r w:rsidRPr="00C002EF">
        <w:rPr>
          <w:rFonts w:hint="cs"/>
          <w:cs/>
        </w:rPr>
        <w:t>1</w:t>
      </w:r>
      <w:r w:rsidRPr="00C002EF">
        <w:rPr>
          <w:cs/>
        </w:rPr>
        <w:t xml:space="preserve">) </w:t>
      </w:r>
      <w:r>
        <w:rPr>
          <w:rFonts w:hint="cs"/>
          <w:cs/>
        </w:rPr>
        <w:t xml:space="preserve">มอดูลจัดการแบบฟอร์ม </w:t>
      </w:r>
      <w:r>
        <w:t xml:space="preserve">PCR </w:t>
      </w:r>
      <w:r>
        <w:rPr>
          <w:rFonts w:hint="cs"/>
          <w:cs/>
        </w:rPr>
        <w:t xml:space="preserve">ในส่วนของการสร้างแบบฟอร์ม </w:t>
      </w:r>
      <w:r>
        <w:t xml:space="preserve">PCR </w:t>
      </w:r>
      <w:r>
        <w:rPr>
          <w:rFonts w:hint="cs"/>
          <w:cs/>
        </w:rPr>
        <w:t>เป็นมอดูลย่อยที่ทำในส่วนของการสร้างแบบฟอร์ฒเปลี่ยนแปลงกระบวนการทำงาน (</w:t>
      </w:r>
      <w:r>
        <w:t>PCR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ในการสร้างนี้จะใช้ในการเปลี่ยนแปลงกระบวนทำงานของฝ่ายการผลิต หรือแผนกอื่น ๆ ที่เกี่ยวข้อง </w:t>
      </w:r>
      <w:r>
        <w:rPr>
          <w:rFonts w:hint="cs"/>
          <w:cs/>
        </w:rPr>
        <w:t>ซึ่งจะแสดงการทำงานดังภาพที่ 3-6</w:t>
      </w:r>
    </w:p>
    <w:p w14:paraId="55B9079B" w14:textId="1F450BEA" w:rsidR="005E15FC" w:rsidRDefault="005E15FC" w:rsidP="005E15FC"/>
    <w:p w14:paraId="36E6D924" w14:textId="67E3B15A" w:rsidR="00AC0CEE" w:rsidRDefault="00AC0CEE" w:rsidP="005E15FC"/>
    <w:p w14:paraId="2517C0FC" w14:textId="2571AD12" w:rsidR="00AC0CEE" w:rsidRDefault="00AC0CEE" w:rsidP="005E15FC"/>
    <w:p w14:paraId="15094D54" w14:textId="4A3296BD" w:rsidR="00AC0CEE" w:rsidRDefault="00AC0CEE" w:rsidP="005E15FC"/>
    <w:p w14:paraId="11CD9BBE" w14:textId="0E42F2FB" w:rsidR="00AC0CEE" w:rsidRDefault="00AC0CEE" w:rsidP="005E15FC"/>
    <w:p w14:paraId="397037D0" w14:textId="231C2818" w:rsidR="00AC0CEE" w:rsidRDefault="00AC0CEE" w:rsidP="005E15FC"/>
    <w:p w14:paraId="0A3AF28B" w14:textId="2CC8D7BA" w:rsidR="00AC0CEE" w:rsidRDefault="00AC0CEE" w:rsidP="005E15FC"/>
    <w:p w14:paraId="3008C068" w14:textId="77777777" w:rsidR="00AC0CEE" w:rsidRPr="005E15FC" w:rsidRDefault="00AC0CEE" w:rsidP="005E15FC">
      <w:pPr>
        <w:rPr>
          <w:rFonts w:hint="cs"/>
        </w:rPr>
      </w:pPr>
      <w:bookmarkStart w:id="173" w:name="_GoBack"/>
      <w:bookmarkEnd w:id="173"/>
    </w:p>
    <w:p w14:paraId="335F7115" w14:textId="3DE17889" w:rsidR="005E15FC" w:rsidRPr="005E15FC" w:rsidRDefault="005E15FC" w:rsidP="005E15FC">
      <w:pPr>
        <w:pStyle w:val="Heading3"/>
        <w:rPr>
          <w:rFonts w:hint="cs"/>
        </w:rPr>
      </w:pPr>
      <w:bookmarkStart w:id="174" w:name="_Toc54854176"/>
      <w:r w:rsidRPr="00C002EF">
        <w:rPr>
          <w:rFonts w:hint="cs"/>
          <w:cs/>
        </w:rPr>
        <w:t xml:space="preserve">รายละเอียดแผนภาพความสัมพันธ์ของข้อมูล </w:t>
      </w:r>
      <w:r w:rsidRPr="00C002EF">
        <w:rPr>
          <w:cs/>
        </w:rPr>
        <w:t>(</w:t>
      </w:r>
      <w:r w:rsidRPr="00C002EF">
        <w:t>Entity Relationship Diagram</w:t>
      </w:r>
      <w:r w:rsidRPr="00C002EF">
        <w:rPr>
          <w:cs/>
        </w:rPr>
        <w:t>)</w:t>
      </w:r>
      <w:bookmarkEnd w:id="174"/>
    </w:p>
    <w:p w14:paraId="082D8280" w14:textId="643A8078" w:rsidR="00A27B91" w:rsidRPr="005E15FC" w:rsidRDefault="00A27B91" w:rsidP="005E15FC">
      <w:pPr>
        <w:rPr>
          <w:cs/>
        </w:rPr>
      </w:pPr>
      <w:r w:rsidRPr="005E15FC">
        <w:tab/>
      </w:r>
      <w:r w:rsidRPr="005E15FC">
        <w:rPr>
          <w:rFonts w:hint="cs"/>
          <w:cs/>
        </w:rPr>
        <w:t>เป็นแผนภาพแบบจำลองที่อธิบายโครงสร้างของฐานข้อมูล ซึ่งมีความสำคัญต่อการพัฒนาระบบที่ต้องการการเก็บข้อมูลอย่างมีประสิทธิภาพ</w:t>
      </w:r>
      <w:r w:rsidR="00FD05FB" w:rsidRPr="005E15FC">
        <w:rPr>
          <w:rFonts w:hint="cs"/>
          <w:cs/>
        </w:rPr>
        <w:t xml:space="preserve"> โดยได้มีการออกแบบแผนภาพความสัมพันธ์ของข้อมูลไว้ดังที่แสดงใน</w:t>
      </w:r>
      <w:r w:rsidR="00FD05FB" w:rsidRPr="005E15FC">
        <w:rPr>
          <w:cs/>
        </w:rPr>
        <w:t xml:space="preserve">ภาพที่ </w:t>
      </w:r>
      <w:r w:rsidR="00FD05FB" w:rsidRPr="005E15FC">
        <w:rPr>
          <w:rFonts w:hint="cs"/>
          <w:cs/>
        </w:rPr>
        <w:t>3</w:t>
      </w:r>
      <w:r w:rsidR="00FD05FB" w:rsidRPr="005E15FC">
        <w:rPr>
          <w:cs/>
        </w:rPr>
        <w:t>-</w:t>
      </w:r>
      <w:r w:rsidR="00FD05FB" w:rsidRPr="005E15FC">
        <w:t>22</w:t>
      </w:r>
    </w:p>
    <w:p w14:paraId="5F6B0689" w14:textId="4A222E29" w:rsidR="00F151B1" w:rsidRPr="00C002EF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 w:rsidRPr="00C002EF">
        <w:rPr>
          <w:b/>
          <w:bCs/>
          <w:sz w:val="36"/>
          <w:szCs w:val="36"/>
          <w:cs/>
        </w:rPr>
        <w:tab/>
      </w:r>
    </w:p>
    <w:p w14:paraId="25A2CFDF" w14:textId="682CB968" w:rsidR="001B3B48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  <w:cs/>
        </w:rPr>
      </w:pPr>
      <w:bookmarkStart w:id="175" w:name="_Toc530035151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22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687A9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687A9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แผนภาพความสัมพันธ์ของข้อมูล</w:t>
      </w:r>
      <w:bookmarkEnd w:id="175"/>
    </w:p>
    <w:p w14:paraId="2C578E89" w14:textId="77777777" w:rsidR="001B3B48" w:rsidRPr="00C002EF" w:rsidRDefault="001B3B48">
      <w:pPr>
        <w:spacing w:before="0" w:after="160"/>
        <w:jc w:val="left"/>
        <w:rPr>
          <w:cs/>
        </w:rPr>
      </w:pPr>
      <w:r w:rsidRPr="00C002EF">
        <w:rPr>
          <w:cs/>
        </w:rPr>
        <w:br w:type="page"/>
      </w:r>
    </w:p>
    <w:p w14:paraId="0F4828BD" w14:textId="1E926D56" w:rsidR="00687A9F" w:rsidRPr="00C002EF" w:rsidRDefault="001B3B48" w:rsidP="002E5BE0">
      <w:pPr>
        <w:pStyle w:val="Heading2"/>
      </w:pPr>
      <w:bookmarkStart w:id="176" w:name="_Toc54854177"/>
      <w:r w:rsidRPr="00C002EF">
        <w:rPr>
          <w:rFonts w:hint="cs"/>
          <w:cs/>
        </w:rPr>
        <w:lastRenderedPageBreak/>
        <w:t>วิเคราะห์และออกแบบอัลกอริทึม</w:t>
      </w:r>
      <w:bookmarkEnd w:id="176"/>
    </w:p>
    <w:p w14:paraId="1580575B" w14:textId="5B8FE87B" w:rsidR="00371000" w:rsidRPr="00C002EF" w:rsidRDefault="001B3B48" w:rsidP="001B3B48">
      <w:pPr>
        <w:spacing w:line="240" w:lineRule="auto"/>
        <w:jc w:val="left"/>
      </w:pPr>
      <w:r w:rsidRPr="00C002EF">
        <w:rPr>
          <w:b/>
          <w:bCs/>
          <w:sz w:val="36"/>
          <w:szCs w:val="36"/>
        </w:rPr>
        <w:tab/>
      </w:r>
      <w:r w:rsidRPr="00C002EF">
        <w:rPr>
          <w:rFonts w:hint="cs"/>
          <w:cs/>
        </w:rPr>
        <w:t>เพื่อให้ระบบมีประสิทธิภาพในการทำงานสูงสุด ผู้พัฒนาจึงจำเป็นจะต้องมีการวิเคราะห์ และออกแบบในส่วนของอัลกอริทึม</w:t>
      </w:r>
      <w:r w:rsidR="00371000" w:rsidRPr="00C002EF">
        <w:rPr>
          <w:rFonts w:hint="cs"/>
          <w:cs/>
        </w:rPr>
        <w:t xml:space="preserve"> ซึ่งเป็นการอธิบายถึงรายระเอียดลำดับขั้นตอนของระบบจัดการห้องสมุด โดยสามารถเขียนอธิบาย</w:t>
      </w:r>
      <w:r w:rsidR="0048792F" w:rsidRPr="00C002EF">
        <w:rPr>
          <w:rFonts w:hint="cs"/>
          <w:cs/>
        </w:rPr>
        <w:t>ขั้นตอนวิธี และคำอธิบายในส่วนถัดไป</w:t>
      </w:r>
    </w:p>
    <w:p w14:paraId="77A3F547" w14:textId="3C536A53" w:rsidR="00371000" w:rsidRPr="00C002EF" w:rsidRDefault="00371000" w:rsidP="002E5BE0">
      <w:pPr>
        <w:pStyle w:val="Heading3"/>
      </w:pPr>
      <w:bookmarkStart w:id="177" w:name="_Toc487543119"/>
      <w:bookmarkStart w:id="178" w:name="_Toc453683731"/>
      <w:bookmarkStart w:id="179" w:name="_Toc453683471"/>
      <w:bookmarkStart w:id="180" w:name="_Toc453683059"/>
      <w:bookmarkStart w:id="181" w:name="_Toc54854178"/>
      <w:r w:rsidRPr="00C002EF">
        <w:rPr>
          <w:rFonts w:hint="cs"/>
          <w:cs/>
        </w:rPr>
        <w:t>ขั้นตอนวิธีและคำอธิบาย (</w:t>
      </w:r>
      <w:r w:rsidRPr="00C002EF">
        <w:rPr>
          <w:rFonts w:hint="cs"/>
        </w:rPr>
        <w:t>Flow Charts</w:t>
      </w:r>
      <w:r w:rsidRPr="00C002EF">
        <w:rPr>
          <w:rFonts w:hint="cs"/>
          <w:cs/>
        </w:rPr>
        <w:t>)</w:t>
      </w:r>
      <w:bookmarkEnd w:id="177"/>
      <w:bookmarkEnd w:id="178"/>
      <w:bookmarkEnd w:id="179"/>
      <w:bookmarkEnd w:id="180"/>
      <w:bookmarkEnd w:id="181"/>
    </w:p>
    <w:p w14:paraId="3AD6AA00" w14:textId="5EE007BE" w:rsidR="0048792F" w:rsidRPr="00C002EF" w:rsidRDefault="0048792F" w:rsidP="0048792F">
      <w:pPr>
        <w:jc w:val="center"/>
      </w:pPr>
      <w:r w:rsidRPr="00604B61">
        <w:rPr>
          <w:rFonts w:hint="cs"/>
          <w:noProof/>
          <w:highlight w:val="yellow"/>
        </w:rPr>
        <w:drawing>
          <wp:inline distT="0" distB="0" distL="0" distR="0" wp14:anchorId="2F043F8E" wp14:editId="458401F3">
            <wp:extent cx="2200275" cy="4486275"/>
            <wp:effectExtent l="19050" t="19050" r="28575" b="28575"/>
            <wp:docPr id="14" name="Picture 14" descr="\\10.73.148.56\DataServ\00 Trainee\40495 BUU Chatchai\Diagram\flowchar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73.148.56\DataServ\00 Trainee\40495 BUU Chatchai\Diagram\flowchart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00"/>
                    <a:stretch/>
                  </pic:blipFill>
                  <pic:spPr bwMode="auto">
                    <a:xfrm>
                      <a:off x="0" y="0"/>
                      <a:ext cx="2200275" cy="44862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364C1" w14:textId="03A4C62C" w:rsidR="0048792F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82" w:name="_Toc530035152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48792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48792F" w:rsidRPr="00EB34CB">
        <w:rPr>
          <w:rFonts w:hint="cs"/>
          <w:b/>
          <w:bCs/>
          <w:i w:val="0"/>
          <w:iCs w:val="0"/>
          <w:color w:val="auto"/>
          <w:sz w:val="32"/>
          <w:szCs w:val="32"/>
        </w:rPr>
        <w:t xml:space="preserve"> Flow Charts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 xml:space="preserve"> การเข้าสู่ระบบ</w:t>
      </w:r>
      <w:bookmarkEnd w:id="182"/>
    </w:p>
    <w:p w14:paraId="744B91AE" w14:textId="77777777" w:rsidR="0048792F" w:rsidRPr="00C002EF" w:rsidRDefault="0048792F" w:rsidP="0048792F">
      <w:pPr>
        <w:spacing w:line="240" w:lineRule="auto"/>
        <w:jc w:val="center"/>
      </w:pPr>
    </w:p>
    <w:p w14:paraId="1220A837" w14:textId="569F61D6" w:rsidR="0048792F" w:rsidRPr="00C002EF" w:rsidRDefault="0048792F" w:rsidP="0048792F">
      <w:pPr>
        <w:spacing w:line="240" w:lineRule="auto"/>
        <w:jc w:val="center"/>
      </w:pPr>
    </w:p>
    <w:p w14:paraId="0CD29C19" w14:textId="79AF9F8E" w:rsidR="0048792F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83" w:name="_Toc530035153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24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48792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48792F" w:rsidRPr="00EB34CB">
        <w:rPr>
          <w:rFonts w:hint="cs"/>
          <w:b/>
          <w:bCs/>
          <w:i w:val="0"/>
          <w:iCs w:val="0"/>
          <w:color w:val="auto"/>
          <w:sz w:val="32"/>
          <w:szCs w:val="32"/>
        </w:rPr>
        <w:t xml:space="preserve"> Flow Charts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 xml:space="preserve"> การชำระเงิน</w:t>
      </w:r>
      <w:bookmarkEnd w:id="183"/>
    </w:p>
    <w:p w14:paraId="7FCBF40F" w14:textId="016BE450" w:rsidR="0048792F" w:rsidRPr="00C002EF" w:rsidRDefault="0048792F" w:rsidP="0048792F">
      <w:pPr>
        <w:spacing w:line="240" w:lineRule="auto"/>
        <w:jc w:val="center"/>
      </w:pPr>
    </w:p>
    <w:p w14:paraId="597E32D6" w14:textId="6ACB8E5C" w:rsidR="0048792F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84" w:name="_Toc530035154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25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48792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48792F" w:rsidRPr="00EB34CB">
        <w:rPr>
          <w:rFonts w:hint="cs"/>
          <w:b/>
          <w:bCs/>
          <w:i w:val="0"/>
          <w:iCs w:val="0"/>
          <w:color w:val="auto"/>
          <w:sz w:val="32"/>
          <w:szCs w:val="32"/>
        </w:rPr>
        <w:t xml:space="preserve"> Flow Charts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 xml:space="preserve"> จัดการหนังสือ</w:t>
      </w:r>
      <w:bookmarkEnd w:id="184"/>
    </w:p>
    <w:p w14:paraId="6466AF01" w14:textId="20430118" w:rsidR="0048792F" w:rsidRPr="00C002EF" w:rsidRDefault="0048792F" w:rsidP="0048792F">
      <w:pPr>
        <w:spacing w:line="240" w:lineRule="auto"/>
        <w:jc w:val="center"/>
        <w:rPr>
          <w:cs/>
        </w:rPr>
      </w:pPr>
    </w:p>
    <w:p w14:paraId="2E3E5149" w14:textId="493E5E5D" w:rsidR="0048792F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85" w:name="_Toc530035155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26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48792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48792F" w:rsidRPr="00EB34CB">
        <w:rPr>
          <w:rFonts w:hint="cs"/>
          <w:b/>
          <w:bCs/>
          <w:i w:val="0"/>
          <w:iCs w:val="0"/>
          <w:color w:val="auto"/>
          <w:sz w:val="32"/>
          <w:szCs w:val="32"/>
        </w:rPr>
        <w:t xml:space="preserve"> Flow Charts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 xml:space="preserve"> จัดการวารสาร</w:t>
      </w:r>
      <w:bookmarkEnd w:id="185"/>
    </w:p>
    <w:p w14:paraId="2D0611DB" w14:textId="192F4704" w:rsidR="0048792F" w:rsidRPr="00C002EF" w:rsidRDefault="0048792F" w:rsidP="0048792F">
      <w:pPr>
        <w:spacing w:line="240" w:lineRule="auto"/>
        <w:jc w:val="center"/>
      </w:pPr>
    </w:p>
    <w:p w14:paraId="0CCE9F12" w14:textId="32C4CA1B" w:rsidR="0048792F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86" w:name="_Toc530035156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27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48792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48792F" w:rsidRPr="00EB34CB">
        <w:rPr>
          <w:rFonts w:hint="cs"/>
          <w:b/>
          <w:bCs/>
          <w:i w:val="0"/>
          <w:iCs w:val="0"/>
          <w:color w:val="auto"/>
          <w:sz w:val="32"/>
          <w:szCs w:val="32"/>
        </w:rPr>
        <w:t xml:space="preserve"> Flow Charts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 xml:space="preserve"> จัดการหมวดหมู่</w:t>
      </w:r>
      <w:bookmarkEnd w:id="186"/>
    </w:p>
    <w:p w14:paraId="28D00050" w14:textId="59AE9623" w:rsidR="0048792F" w:rsidRPr="00C002EF" w:rsidRDefault="0048792F" w:rsidP="0048792F">
      <w:pPr>
        <w:spacing w:line="240" w:lineRule="auto"/>
        <w:jc w:val="center"/>
      </w:pPr>
      <w:r w:rsidRPr="00C002EF">
        <w:rPr>
          <w:rFonts w:hint="cs"/>
          <w:noProof/>
        </w:rPr>
        <w:drawing>
          <wp:inline distT="0" distB="0" distL="0" distR="0" wp14:anchorId="44512774" wp14:editId="6BDE7134">
            <wp:extent cx="2828925" cy="3617223"/>
            <wp:effectExtent l="19050" t="19050" r="9525" b="21590"/>
            <wp:docPr id="21" name="Picture 21" descr="\\10.73.148.56\DataServ\00 Trainee\40495 BUU Chatchai\Diagram\flowchart\manage sub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10.73.148.56\DataServ\00 Trainee\40495 BUU Chatchai\Diagram\flowchart\manage subca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73" r="-9054"/>
                    <a:stretch/>
                  </pic:blipFill>
                  <pic:spPr bwMode="auto">
                    <a:xfrm>
                      <a:off x="0" y="0"/>
                      <a:ext cx="2830706" cy="3619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EB5E2" w14:textId="50B95FAA" w:rsidR="0048792F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87" w:name="_Toc530035157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28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48792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48792F" w:rsidRPr="00EB34CB">
        <w:rPr>
          <w:rFonts w:hint="cs"/>
          <w:b/>
          <w:bCs/>
          <w:i w:val="0"/>
          <w:iCs w:val="0"/>
          <w:color w:val="auto"/>
          <w:sz w:val="32"/>
          <w:szCs w:val="32"/>
        </w:rPr>
        <w:t xml:space="preserve"> Flow Charts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 xml:space="preserve"> จัดการหมวดหมู่ย่อย</w:t>
      </w:r>
      <w:bookmarkEnd w:id="187"/>
    </w:p>
    <w:p w14:paraId="3337BF25" w14:textId="77777777" w:rsidR="0048792F" w:rsidRPr="00C002EF" w:rsidRDefault="0048792F" w:rsidP="0048792F">
      <w:pPr>
        <w:spacing w:line="240" w:lineRule="auto"/>
        <w:jc w:val="center"/>
      </w:pPr>
    </w:p>
    <w:p w14:paraId="7CACCDE6" w14:textId="095EB2E2" w:rsidR="0048792F" w:rsidRPr="00C002EF" w:rsidRDefault="0048792F" w:rsidP="0048792F">
      <w:pPr>
        <w:spacing w:line="240" w:lineRule="auto"/>
        <w:jc w:val="center"/>
      </w:pPr>
    </w:p>
    <w:p w14:paraId="0C2A2155" w14:textId="2363BC7B" w:rsidR="0048792F" w:rsidRPr="00EB34CB" w:rsidRDefault="00EB34CB" w:rsidP="00EB34CB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88" w:name="_Toc530035158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29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48792F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48792F" w:rsidRPr="00EB34CB">
        <w:rPr>
          <w:rFonts w:hint="cs"/>
          <w:b/>
          <w:bCs/>
          <w:i w:val="0"/>
          <w:iCs w:val="0"/>
          <w:color w:val="auto"/>
          <w:sz w:val="32"/>
          <w:szCs w:val="32"/>
        </w:rPr>
        <w:t xml:space="preserve"> Flow Charts</w:t>
      </w:r>
      <w:r w:rsidR="0048792F" w:rsidRPr="00EB34CB">
        <w:rPr>
          <w:rFonts w:hint="cs"/>
          <w:i w:val="0"/>
          <w:iCs w:val="0"/>
          <w:color w:val="auto"/>
          <w:sz w:val="32"/>
          <w:szCs w:val="32"/>
          <w:cs/>
        </w:rPr>
        <w:t xml:space="preserve"> จัดการ</w:t>
      </w:r>
      <w:r w:rsidR="005F37F2" w:rsidRPr="00EB34CB">
        <w:rPr>
          <w:rFonts w:hint="cs"/>
          <w:i w:val="0"/>
          <w:iCs w:val="0"/>
          <w:color w:val="auto"/>
          <w:sz w:val="32"/>
          <w:szCs w:val="32"/>
          <w:cs/>
        </w:rPr>
        <w:t>ผู้ใช้งาน</w:t>
      </w:r>
      <w:bookmarkEnd w:id="188"/>
    </w:p>
    <w:p w14:paraId="6EB3A3CC" w14:textId="1CE78234" w:rsidR="005F37F2" w:rsidRPr="00C002EF" w:rsidRDefault="005F37F2" w:rsidP="0048792F">
      <w:pPr>
        <w:spacing w:line="240" w:lineRule="auto"/>
        <w:jc w:val="center"/>
      </w:pPr>
    </w:p>
    <w:p w14:paraId="6EA52E46" w14:textId="51602AFE" w:rsidR="002E5BE0" w:rsidRPr="00EB34CB" w:rsidRDefault="00EB34CB" w:rsidP="00EB34CB">
      <w:pPr>
        <w:pStyle w:val="Caption"/>
        <w:jc w:val="center"/>
        <w:rPr>
          <w:b/>
          <w:bCs/>
          <w:i w:val="0"/>
          <w:iCs w:val="0"/>
          <w:color w:val="auto"/>
          <w:sz w:val="32"/>
          <w:szCs w:val="32"/>
          <w:cs/>
        </w:rPr>
      </w:pPr>
      <w:bookmarkStart w:id="189" w:name="_Toc530035159"/>
      <w:r w:rsidRPr="00EB34CB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30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5F37F2" w:rsidRPr="00EB34CB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5F37F2" w:rsidRPr="00EB34CB">
        <w:rPr>
          <w:rFonts w:hint="cs"/>
          <w:i w:val="0"/>
          <w:iCs w:val="0"/>
          <w:color w:val="auto"/>
          <w:sz w:val="32"/>
          <w:szCs w:val="32"/>
          <w:cs/>
        </w:rPr>
        <w:t>แผนภาพ</w:t>
      </w:r>
      <w:r w:rsidR="005F37F2" w:rsidRPr="00EB34CB">
        <w:rPr>
          <w:rFonts w:hint="cs"/>
          <w:b/>
          <w:bCs/>
          <w:i w:val="0"/>
          <w:iCs w:val="0"/>
          <w:color w:val="auto"/>
          <w:sz w:val="32"/>
          <w:szCs w:val="32"/>
        </w:rPr>
        <w:t xml:space="preserve"> Flow Charts</w:t>
      </w:r>
      <w:r w:rsidR="005F37F2" w:rsidRPr="00EB34CB">
        <w:rPr>
          <w:rFonts w:hint="cs"/>
          <w:i w:val="0"/>
          <w:iCs w:val="0"/>
          <w:color w:val="auto"/>
          <w:sz w:val="32"/>
          <w:szCs w:val="32"/>
          <w:cs/>
        </w:rPr>
        <w:t xml:space="preserve"> นำออกรายงาน</w:t>
      </w:r>
      <w:bookmarkEnd w:id="189"/>
    </w:p>
    <w:p w14:paraId="255D784D" w14:textId="77777777" w:rsidR="002E5BE0" w:rsidRPr="00C002EF" w:rsidRDefault="002E5BE0">
      <w:pPr>
        <w:spacing w:before="0" w:after="160"/>
        <w:jc w:val="left"/>
        <w:rPr>
          <w:b/>
          <w:bCs/>
          <w:sz w:val="36"/>
          <w:szCs w:val="36"/>
          <w:cs/>
        </w:rPr>
      </w:pPr>
      <w:r w:rsidRPr="00C002EF">
        <w:rPr>
          <w:b/>
          <w:bCs/>
          <w:sz w:val="36"/>
          <w:szCs w:val="36"/>
          <w:cs/>
        </w:rPr>
        <w:br w:type="page"/>
      </w:r>
    </w:p>
    <w:p w14:paraId="7D0FE9A1" w14:textId="4A5F3B46" w:rsidR="00EF29B9" w:rsidRPr="00174EB8" w:rsidRDefault="00EF29B9" w:rsidP="002E5BE0">
      <w:pPr>
        <w:pStyle w:val="Heading1"/>
        <w:spacing w:before="0" w:after="160"/>
      </w:pPr>
      <w:r w:rsidRPr="00C002EF">
        <w:rPr>
          <w:cs/>
        </w:rPr>
        <w:lastRenderedPageBreak/>
        <w:br/>
      </w:r>
      <w:r w:rsidRPr="00C002EF">
        <w:rPr>
          <w:cs/>
        </w:rPr>
        <w:br/>
      </w:r>
      <w:bookmarkStart w:id="190" w:name="_Toc54854179"/>
      <w:r w:rsidR="00174EB8">
        <w:rPr>
          <w:rFonts w:hint="cs"/>
          <w:cs/>
        </w:rPr>
        <w:t>สรุปผลการปฏิบัติงานสหกิจศึกษา</w:t>
      </w:r>
      <w:bookmarkEnd w:id="190"/>
    </w:p>
    <w:p w14:paraId="130E652A" w14:textId="094A71D6" w:rsidR="00A957B9" w:rsidRPr="00C002EF" w:rsidRDefault="00A957B9" w:rsidP="00A957B9">
      <w:pPr>
        <w:jc w:val="left"/>
        <w:rPr>
          <w:cs/>
        </w:rPr>
      </w:pPr>
      <w:r w:rsidRPr="00C002EF">
        <w:tab/>
      </w:r>
      <w:r w:rsidR="006671AD" w:rsidRPr="00C002EF">
        <w:rPr>
          <w:rFonts w:hint="cs"/>
          <w:cs/>
        </w:rPr>
        <w:t>ในการ</w:t>
      </w:r>
      <w:r w:rsidR="001267ED" w:rsidRPr="00C002EF">
        <w:rPr>
          <w:rFonts w:hint="cs"/>
          <w:cs/>
        </w:rPr>
        <w:t>ปฏิบัติสหกิจศึกษาตลอดระยะเวลา 4 เดือน ผู้ปฏิบัติงานสหกิจศึกษาได้รับมอบหมายงานในการ</w:t>
      </w:r>
      <w:r w:rsidR="00E53ACC" w:rsidRPr="00C002EF">
        <w:rPr>
          <w:rFonts w:hint="cs"/>
          <w:cs/>
        </w:rPr>
        <w:t>พัฒนาระบบจัดการห้องสมุด</w:t>
      </w:r>
      <w:r w:rsidR="00FD14E8" w:rsidRPr="00C002EF">
        <w:rPr>
          <w:rFonts w:hint="cs"/>
          <w:cs/>
        </w:rPr>
        <w:t>ร่วมกับสมาชิกในทีม</w:t>
      </w:r>
      <w:r w:rsidR="00E53ACC" w:rsidRPr="00C002EF">
        <w:rPr>
          <w:rFonts w:hint="cs"/>
          <w:cs/>
        </w:rPr>
        <w:t xml:space="preserve"> โดย</w:t>
      </w:r>
      <w:r w:rsidR="00FD14E8" w:rsidRPr="00C002EF">
        <w:rPr>
          <w:rFonts w:hint="cs"/>
          <w:cs/>
        </w:rPr>
        <w:t xml:space="preserve">ได้มีการแบ่งส่วนการทำงานภายในระบบ และมอบหมายให้รับผิดชอบในส่วนนั้น ๆ </w:t>
      </w:r>
      <w:r w:rsidR="0098252D" w:rsidRPr="00C002EF">
        <w:rPr>
          <w:rFonts w:hint="cs"/>
          <w:cs/>
        </w:rPr>
        <w:t>ซึ่ง</w:t>
      </w:r>
      <w:r w:rsidR="00FD14E8" w:rsidRPr="00C002EF">
        <w:rPr>
          <w:rFonts w:hint="cs"/>
          <w:cs/>
        </w:rPr>
        <w:t>ระบบจัดการห้องสมุด</w:t>
      </w:r>
      <w:r w:rsidR="0098252D" w:rsidRPr="00C002EF">
        <w:rPr>
          <w:rFonts w:hint="cs"/>
          <w:cs/>
        </w:rPr>
        <w:t xml:space="preserve">เป็นสิ่งที่เข้ามาช่วยในการจัดการกระบวนการทำงานของห้องสมุดที่ ณ ปัจจุบันยังเป็นการทำงานที่ใช้เอกสาร โดยระบบจะเข้ามาช่วยในการทำงานต่าง ๆ รวมไปถึงการเก็บข้อมูลของหนังสือ และการนำออกของรายงาน </w:t>
      </w:r>
      <w:r w:rsidR="001048A6" w:rsidRPr="00C002EF">
        <w:rPr>
          <w:rFonts w:hint="cs"/>
          <w:cs/>
        </w:rPr>
        <w:t>ซึ่งภายในบทนี้จะเป็นการอธิบายถึงรายละเอียดฟังก์ชันในการทำงานของระบบ</w:t>
      </w:r>
      <w:r w:rsidR="00F1188A" w:rsidRPr="00C002EF">
        <w:rPr>
          <w:rFonts w:hint="cs"/>
          <w:cs/>
        </w:rPr>
        <w:t>จัดการห้องสมุด</w:t>
      </w:r>
    </w:p>
    <w:p w14:paraId="6AB366A7" w14:textId="517ADE66" w:rsidR="00AF40F6" w:rsidRPr="00C002EF" w:rsidRDefault="001048A6" w:rsidP="000A457B">
      <w:pPr>
        <w:pStyle w:val="Heading2"/>
      </w:pPr>
      <w:bookmarkStart w:id="191" w:name="_Toc54854180"/>
      <w:r w:rsidRPr="00C002EF">
        <w:rPr>
          <w:rFonts w:hint="cs"/>
          <w:cs/>
        </w:rPr>
        <w:t>ระบบ</w:t>
      </w:r>
      <w:r w:rsidR="00604B61">
        <w:rPr>
          <w:rFonts w:hint="cs"/>
          <w:cs/>
        </w:rPr>
        <w:t>เปลี่ยนแปลงกระบวนการทำงาน</w:t>
      </w:r>
      <w:bookmarkEnd w:id="191"/>
    </w:p>
    <w:p w14:paraId="470FCE67" w14:textId="6AA17980" w:rsidR="006671AD" w:rsidRPr="00C002EF" w:rsidRDefault="001048A6" w:rsidP="009643C2">
      <w:pPr>
        <w:ind w:firstLine="720"/>
        <w:jc w:val="left"/>
        <w:rPr>
          <w:cs/>
        </w:rPr>
      </w:pPr>
      <w:r w:rsidRPr="00604B61">
        <w:rPr>
          <w:rFonts w:hint="cs"/>
          <w:highlight w:val="yellow"/>
          <w:cs/>
        </w:rPr>
        <w:t>เพื่อ</w:t>
      </w:r>
      <w:r w:rsidR="00F723C2" w:rsidRPr="00604B61">
        <w:rPr>
          <w:rFonts w:hint="cs"/>
          <w:highlight w:val="yellow"/>
          <w:cs/>
        </w:rPr>
        <w:t>ให้มีกระบวนการที่รวดเร็ว และมีการจัดเก็บข้อมูล</w:t>
      </w:r>
      <w:r w:rsidR="00FD2FBB" w:rsidRPr="00604B61">
        <w:rPr>
          <w:rFonts w:hint="cs"/>
          <w:highlight w:val="yellow"/>
          <w:cs/>
        </w:rPr>
        <w:t>ที่เป็นระบบ การนำเทคโนโลยีสารสนเทศเข้ามาช่วยในการจัดการกระบวนการจึงเป็นการเข้ามาช่วยในส่วนนี้ โดยการทำงานของระบบจัดการห้องสมุด</w:t>
      </w:r>
      <w:r w:rsidR="003E5AAB" w:rsidRPr="00604B61">
        <w:rPr>
          <w:rFonts w:hint="cs"/>
          <w:highlight w:val="yellow"/>
          <w:cs/>
        </w:rPr>
        <w:t>ฟังก์ชันการทำงาน</w:t>
      </w:r>
      <w:r w:rsidR="00B74A3A" w:rsidRPr="00604B61">
        <w:rPr>
          <w:rFonts w:hint="cs"/>
          <w:highlight w:val="yellow"/>
          <w:cs/>
        </w:rPr>
        <w:t xml:space="preserve"> และเงื่อนไขในการทำงาน</w:t>
      </w:r>
      <w:r w:rsidR="00686F2D" w:rsidRPr="00604B61">
        <w:rPr>
          <w:rFonts w:hint="cs"/>
          <w:highlight w:val="yellow"/>
          <w:cs/>
        </w:rPr>
        <w:t>ซึ่ง</w:t>
      </w:r>
      <w:r w:rsidR="00B74A3A" w:rsidRPr="00604B61">
        <w:rPr>
          <w:rFonts w:hint="cs"/>
          <w:highlight w:val="yellow"/>
          <w:cs/>
        </w:rPr>
        <w:t>มีดังต่อไปนี้</w:t>
      </w:r>
    </w:p>
    <w:p w14:paraId="294C6A01" w14:textId="22C8EDCA" w:rsidR="00BF2121" w:rsidRPr="00C002EF" w:rsidRDefault="00BF2121" w:rsidP="00BF2121">
      <w:pPr>
        <w:pStyle w:val="Heading3"/>
      </w:pPr>
      <w:bookmarkStart w:id="192" w:name="_Toc54854181"/>
      <w:r w:rsidRPr="00C002EF">
        <w:rPr>
          <w:rFonts w:hint="cs"/>
          <w:cs/>
        </w:rPr>
        <w:t>มอดูล</w:t>
      </w:r>
      <w:r w:rsidR="00604B61">
        <w:rPr>
          <w:rFonts w:hint="cs"/>
          <w:cs/>
        </w:rPr>
        <w:t xml:space="preserve">สร้างแบบฟอร์ม </w:t>
      </w:r>
      <w:r w:rsidR="00604B61">
        <w:t>PCR</w:t>
      </w:r>
      <w:bookmarkEnd w:id="192"/>
    </w:p>
    <w:p w14:paraId="240BF9D8" w14:textId="6DF647AD" w:rsidR="00BE70CE" w:rsidRPr="00C002EF" w:rsidRDefault="008F2709" w:rsidP="009643C2">
      <w:pPr>
        <w:ind w:firstLine="720"/>
        <w:jc w:val="left"/>
      </w:pPr>
      <w:r w:rsidRPr="00C002EF">
        <w:rPr>
          <w:rFonts w:hint="cs"/>
          <w:cs/>
        </w:rPr>
        <w:t>ดังแถบเมนูที่ปรากฏในภาพที่ 4-3</w:t>
      </w:r>
      <w:r w:rsidR="008434A6" w:rsidRPr="00C002EF">
        <w:rPr>
          <w:cs/>
        </w:rPr>
        <w:t xml:space="preserve"> </w:t>
      </w:r>
    </w:p>
    <w:p w14:paraId="18B8A5A2" w14:textId="1C51AD18" w:rsidR="00962EC3" w:rsidRPr="00C002EF" w:rsidRDefault="00962EC3" w:rsidP="00962EC3">
      <w:pPr>
        <w:spacing w:before="0" w:after="160"/>
        <w:jc w:val="center"/>
      </w:pPr>
    </w:p>
    <w:p w14:paraId="71AAABE5" w14:textId="338889B2" w:rsidR="00962EC3" w:rsidRPr="00A96007" w:rsidRDefault="00A96007" w:rsidP="00A96007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93" w:name="_Toc530035160"/>
      <w:r w:rsidRPr="00A96007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1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962EC3" w:rsidRPr="00A96007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962EC3" w:rsidRPr="00A96007">
        <w:rPr>
          <w:rFonts w:hint="cs"/>
          <w:i w:val="0"/>
          <w:iCs w:val="0"/>
          <w:color w:val="auto"/>
          <w:sz w:val="32"/>
          <w:szCs w:val="32"/>
          <w:cs/>
        </w:rPr>
        <w:t>หน้าจอ</w:t>
      </w:r>
      <w:r w:rsidR="008434A6" w:rsidRPr="00A96007">
        <w:rPr>
          <w:rFonts w:hint="cs"/>
          <w:i w:val="0"/>
          <w:iCs w:val="0"/>
          <w:color w:val="auto"/>
          <w:sz w:val="32"/>
          <w:szCs w:val="32"/>
          <w:cs/>
        </w:rPr>
        <w:t>แบบฟอร์ม</w:t>
      </w:r>
      <w:r w:rsidR="00FB36D9" w:rsidRPr="00A96007">
        <w:rPr>
          <w:rFonts w:hint="cs"/>
          <w:i w:val="0"/>
          <w:iCs w:val="0"/>
          <w:color w:val="auto"/>
          <w:sz w:val="32"/>
          <w:szCs w:val="32"/>
          <w:cs/>
        </w:rPr>
        <w:t>การเข้าสู่ระบบ</w:t>
      </w:r>
      <w:bookmarkEnd w:id="193"/>
    </w:p>
    <w:p w14:paraId="706F3F0F" w14:textId="78A00FA2" w:rsidR="00FB36D9" w:rsidRPr="00C002EF" w:rsidRDefault="00FB36D9" w:rsidP="00962EC3">
      <w:pPr>
        <w:spacing w:line="240" w:lineRule="auto"/>
        <w:jc w:val="center"/>
        <w:rPr>
          <w:b/>
          <w:bCs/>
          <w:sz w:val="36"/>
          <w:szCs w:val="36"/>
        </w:rPr>
      </w:pPr>
    </w:p>
    <w:p w14:paraId="7193F0EF" w14:textId="66AE9147" w:rsidR="00FB36D9" w:rsidRPr="00A96007" w:rsidRDefault="00A96007" w:rsidP="00A96007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94" w:name="_Toc530035161"/>
      <w:r w:rsidRPr="00A96007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2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FB36D9" w:rsidRPr="00A96007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FB36D9" w:rsidRPr="00A96007">
        <w:rPr>
          <w:rFonts w:hint="cs"/>
          <w:i w:val="0"/>
          <w:iCs w:val="0"/>
          <w:color w:val="auto"/>
          <w:sz w:val="32"/>
          <w:szCs w:val="32"/>
          <w:cs/>
        </w:rPr>
        <w:t>หน้าจอการเข้าสู่ระบบของผู้ใช้งานทั่วไป</w:t>
      </w:r>
      <w:bookmarkEnd w:id="194"/>
    </w:p>
    <w:p w14:paraId="6B903F8F" w14:textId="102AB0B3" w:rsidR="00FB36D9" w:rsidRPr="00C002EF" w:rsidRDefault="00FB36D9" w:rsidP="00FB36D9">
      <w:pPr>
        <w:spacing w:line="240" w:lineRule="auto"/>
        <w:jc w:val="center"/>
      </w:pPr>
    </w:p>
    <w:p w14:paraId="628ABA72" w14:textId="5260F151" w:rsidR="00FB36D9" w:rsidRPr="00A96007" w:rsidRDefault="00A96007" w:rsidP="00A96007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bookmarkStart w:id="195" w:name="_Toc530035162"/>
      <w:r w:rsidRPr="00A96007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</w:rPr>
        <w:instrText>\s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B66E17">
        <w:rPr>
          <w:i w:val="0"/>
          <w:iCs w:val="0"/>
          <w:color w:val="auto"/>
          <w:sz w:val="32"/>
          <w:szCs w:val="32"/>
          <w:cs/>
        </w:rPr>
        <w:noBreakHyphen/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B66E17">
        <w:rPr>
          <w:i w:val="0"/>
          <w:iCs w:val="0"/>
          <w:color w:val="auto"/>
          <w:sz w:val="32"/>
          <w:szCs w:val="32"/>
        </w:rPr>
        <w:instrText>\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B66E1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B66E1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B66E1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FB36D9" w:rsidRPr="00A96007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FB36D9" w:rsidRPr="00A96007">
        <w:rPr>
          <w:rFonts w:hint="cs"/>
          <w:i w:val="0"/>
          <w:iCs w:val="0"/>
          <w:color w:val="auto"/>
          <w:sz w:val="32"/>
          <w:szCs w:val="32"/>
          <w:cs/>
        </w:rPr>
        <w:t>หน้าจอการเข้าสู่ระบบของผู้ดูแลระบบ</w:t>
      </w:r>
      <w:bookmarkEnd w:id="195"/>
    </w:p>
    <w:p w14:paraId="7A59CFED" w14:textId="6D68D095" w:rsidR="00FB36D9" w:rsidRPr="00C002EF" w:rsidRDefault="00604B61" w:rsidP="008434A6">
      <w:pPr>
        <w:pStyle w:val="Heading3"/>
      </w:pPr>
      <w:bookmarkStart w:id="196" w:name="_Toc54854182"/>
      <w:r>
        <w:rPr>
          <w:rFonts w:hint="cs"/>
          <w:cs/>
        </w:rPr>
        <w:t>มอดูลจัดการคนอนุมัติของ</w:t>
      </w:r>
      <w:r w:rsidR="006D2526">
        <w:rPr>
          <w:rFonts w:hint="cs"/>
          <w:cs/>
        </w:rPr>
        <w:t>แผนกตรวจสอบคุณภาพ</w:t>
      </w:r>
      <w:bookmarkEnd w:id="196"/>
    </w:p>
    <w:p w14:paraId="0FD3A940" w14:textId="1F3EF79F" w:rsidR="008434A6" w:rsidRPr="00C002EF" w:rsidRDefault="008434A6" w:rsidP="009643C2">
      <w:pPr>
        <w:ind w:firstLine="720"/>
        <w:jc w:val="left"/>
      </w:pPr>
      <w:r w:rsidRPr="00C002EF">
        <w:rPr>
          <w:rFonts w:hint="cs"/>
          <w:cs/>
        </w:rPr>
        <w:t xml:space="preserve">การทำรายการยืมนั้นมีกำหนดระยะเวลาในการยืมได้ 7 วัน </w:t>
      </w:r>
      <w:r w:rsidR="003552C7" w:rsidRPr="00C002EF">
        <w:rPr>
          <w:rFonts w:hint="cs"/>
          <w:cs/>
        </w:rPr>
        <w:t>ซึ่งถ้าไม่สามารถนำส่งคืนได้ภายในระยะเวลาดังกล่าว ระบบจะทำการคิดค่าปรับตามจำนวนวันที่เกินกำหนดวันละ 2 บาท การชำระค่าปรับ</w:t>
      </w:r>
      <w:r w:rsidR="003552C7" w:rsidRPr="00C002EF">
        <w:rPr>
          <w:rFonts w:hint="cs"/>
          <w:cs/>
        </w:rPr>
        <w:lastRenderedPageBreak/>
        <w:t>สามารถทำได้ผ่านผู้ดูแลระบบ ณ ห้องสมุดภายในบริษัท ผู้ดูแลระบบจะ</w:t>
      </w:r>
      <w:r w:rsidR="002E0481" w:rsidRPr="00C002EF">
        <w:rPr>
          <w:rFonts w:hint="cs"/>
          <w:cs/>
        </w:rPr>
        <w:t>ทำการเลือกฟังก์ชันการชำระค่าปรับดังที่ปรากฏในภาพที่ 4-4</w:t>
      </w:r>
      <w:r w:rsidR="002E0481" w:rsidRPr="00C002EF">
        <w:rPr>
          <w:cs/>
        </w:rPr>
        <w:t xml:space="preserve"> </w:t>
      </w:r>
      <w:r w:rsidR="002E0481" w:rsidRPr="00C002EF">
        <w:rPr>
          <w:rFonts w:hint="cs"/>
          <w:cs/>
        </w:rPr>
        <w:t xml:space="preserve"> และต้องรับค่าปรับจากพนักงานก่อนถึงจะสามารถกดยืนยันได้ดังที่ปรากฏภาพที่ 4-5 ซึ่งเมื่อจบกระบวนการทำงานค่าปรับ</w:t>
      </w:r>
      <w:r w:rsidR="00680F7E" w:rsidRPr="00C002EF">
        <w:rPr>
          <w:rFonts w:hint="cs"/>
          <w:cs/>
        </w:rPr>
        <w:t>จะถูกปรับให้มีค่าเป็นศูนย์เพื่อบ่งบอกว่าชำระค่าปรับเรียบร้อยแล้ว</w:t>
      </w:r>
    </w:p>
    <w:p w14:paraId="42481B68" w14:textId="77777777" w:rsidR="005B470E" w:rsidRPr="00C002EF" w:rsidRDefault="005B470E" w:rsidP="005B470E">
      <w:pPr>
        <w:ind w:firstLine="720"/>
        <w:rPr>
          <w:b/>
          <w:bCs/>
        </w:rPr>
      </w:pPr>
      <w:r>
        <w:rPr>
          <w:b/>
          <w:bCs/>
        </w:rPr>
        <w:t>1</w:t>
      </w:r>
      <w:r w:rsidRPr="00C002EF">
        <w:rPr>
          <w:rFonts w:hint="cs"/>
          <w:b/>
          <w:bCs/>
          <w:cs/>
        </w:rPr>
        <w:t xml:space="preserve">) </w:t>
      </w:r>
      <w:r>
        <w:rPr>
          <w:rFonts w:hint="cs"/>
          <w:b/>
          <w:bCs/>
          <w:cs/>
        </w:rPr>
        <w:t xml:space="preserve">เพิ่มคนอนุมัติของแผนก  </w:t>
      </w:r>
      <w:r>
        <w:rPr>
          <w:b/>
          <w:bCs/>
        </w:rPr>
        <w:t>QA</w:t>
      </w:r>
    </w:p>
    <w:p w14:paraId="63503447" w14:textId="77777777" w:rsidR="005B470E" w:rsidRPr="00C002EF" w:rsidRDefault="005B470E" w:rsidP="005B470E">
      <w:pPr>
        <w:ind w:left="720"/>
        <w:jc w:val="left"/>
      </w:pPr>
      <w:r w:rsidRPr="00C002EF">
        <w:tab/>
      </w:r>
      <w:r w:rsidRPr="00C002EF">
        <w:rPr>
          <w:rFonts w:hint="cs"/>
          <w:cs/>
        </w:rPr>
        <w:t>ดังที่ปรากฏในภาพที่ 4-11</w:t>
      </w:r>
    </w:p>
    <w:p w14:paraId="16F27D49" w14:textId="77777777" w:rsidR="005B470E" w:rsidRPr="00C002EF" w:rsidRDefault="005B470E" w:rsidP="005B470E">
      <w:pPr>
        <w:jc w:val="center"/>
      </w:pPr>
    </w:p>
    <w:p w14:paraId="6FBD05CD" w14:textId="6A3899AB" w:rsidR="005B470E" w:rsidRPr="00A96007" w:rsidRDefault="005B470E" w:rsidP="005B470E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A96007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A96007"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A96007">
        <w:rPr>
          <w:rFonts w:hint="cs"/>
          <w:i w:val="0"/>
          <w:iCs w:val="0"/>
          <w:color w:val="auto"/>
          <w:sz w:val="32"/>
          <w:szCs w:val="32"/>
          <w:cs/>
        </w:rPr>
        <w:t>หน้าจอแบบฟอร์มการเพิ่มวารสาร</w:t>
      </w:r>
    </w:p>
    <w:p w14:paraId="419470B9" w14:textId="77777777" w:rsidR="005B470E" w:rsidRPr="00C002EF" w:rsidRDefault="005B470E" w:rsidP="005B470E">
      <w:pPr>
        <w:spacing w:line="240" w:lineRule="auto"/>
        <w:jc w:val="center"/>
      </w:pPr>
    </w:p>
    <w:p w14:paraId="76B54EBB" w14:textId="13BADE37" w:rsidR="005B470E" w:rsidRPr="00A96007" w:rsidRDefault="005B470E" w:rsidP="005B470E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A96007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5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A96007"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A96007">
        <w:rPr>
          <w:rFonts w:hint="cs"/>
          <w:i w:val="0"/>
          <w:iCs w:val="0"/>
          <w:color w:val="auto"/>
          <w:sz w:val="32"/>
          <w:szCs w:val="32"/>
          <w:cs/>
        </w:rPr>
        <w:t>หน้าจอแบบฟอร์มการแก้ไขข้อมูล</w:t>
      </w:r>
    </w:p>
    <w:p w14:paraId="249A60DC" w14:textId="77777777" w:rsidR="005B470E" w:rsidRPr="00C002EF" w:rsidRDefault="005B470E" w:rsidP="005B470E">
      <w:pPr>
        <w:spacing w:line="240" w:lineRule="auto"/>
        <w:jc w:val="center"/>
        <w:rPr>
          <w:cs/>
        </w:rPr>
      </w:pPr>
    </w:p>
    <w:p w14:paraId="51829463" w14:textId="20BD0E5C" w:rsidR="005B470E" w:rsidRPr="00A96007" w:rsidRDefault="005B470E" w:rsidP="005B470E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A96007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6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A96007"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A96007">
        <w:rPr>
          <w:rFonts w:hint="cs"/>
          <w:i w:val="0"/>
          <w:iCs w:val="0"/>
          <w:color w:val="auto"/>
          <w:sz w:val="32"/>
          <w:szCs w:val="32"/>
          <w:cs/>
        </w:rPr>
        <w:t>หน้าจอการยืนยันการลบข้อมูล</w:t>
      </w:r>
    </w:p>
    <w:p w14:paraId="19838A36" w14:textId="77777777" w:rsidR="005B470E" w:rsidRPr="005B470E" w:rsidRDefault="005B470E" w:rsidP="005B470E">
      <w:pPr>
        <w:spacing w:line="240" w:lineRule="auto"/>
        <w:jc w:val="left"/>
        <w:rPr>
          <w:b/>
          <w:bCs/>
        </w:rPr>
      </w:pPr>
      <w:r>
        <w:rPr>
          <w:rFonts w:hint="cs"/>
          <w:cs/>
        </w:rPr>
        <w:tab/>
      </w:r>
      <w:r w:rsidRPr="005B470E">
        <w:rPr>
          <w:b/>
          <w:bCs/>
        </w:rPr>
        <w:t>2</w:t>
      </w:r>
      <w:r w:rsidRPr="005B470E">
        <w:rPr>
          <w:rFonts w:hint="cs"/>
          <w:b/>
          <w:bCs/>
          <w:cs/>
        </w:rPr>
        <w:t xml:space="preserve">) แก้ไขคนอนุมัติของแผนก  </w:t>
      </w:r>
      <w:r w:rsidRPr="005B470E">
        <w:rPr>
          <w:b/>
          <w:bCs/>
        </w:rPr>
        <w:t>QA</w:t>
      </w:r>
    </w:p>
    <w:p w14:paraId="6659F0D6" w14:textId="77777777" w:rsidR="005B470E" w:rsidRPr="00C002EF" w:rsidRDefault="005B470E" w:rsidP="005B470E">
      <w:pPr>
        <w:spacing w:line="240" w:lineRule="auto"/>
        <w:jc w:val="center"/>
      </w:pPr>
    </w:p>
    <w:p w14:paraId="23793CED" w14:textId="67C0493A" w:rsidR="005B470E" w:rsidRPr="00A96007" w:rsidRDefault="005B470E" w:rsidP="005B470E">
      <w:pPr>
        <w:pStyle w:val="Caption"/>
        <w:jc w:val="center"/>
        <w:rPr>
          <w:i w:val="0"/>
          <w:iCs w:val="0"/>
          <w:color w:val="auto"/>
          <w:sz w:val="32"/>
          <w:szCs w:val="32"/>
        </w:rPr>
      </w:pPr>
      <w:r w:rsidRPr="00A96007">
        <w:rPr>
          <w:i w:val="0"/>
          <w:iCs w:val="0"/>
          <w:color w:val="auto"/>
          <w:sz w:val="32"/>
          <w:szCs w:val="32"/>
          <w:cs/>
        </w:rPr>
        <w:t xml:space="preserve">ภาพที่ </w:t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STYLEREF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</w:rPr>
        <w:instrText>\s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4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i w:val="0"/>
          <w:iCs w:val="0"/>
          <w:color w:val="auto"/>
          <w:sz w:val="32"/>
          <w:szCs w:val="32"/>
          <w:cs/>
        </w:rPr>
        <w:noBreakHyphen/>
      </w:r>
      <w:r>
        <w:rPr>
          <w:i w:val="0"/>
          <w:iCs w:val="0"/>
          <w:color w:val="auto"/>
          <w:sz w:val="32"/>
          <w:szCs w:val="32"/>
          <w:cs/>
        </w:rPr>
        <w:fldChar w:fldCharType="begin"/>
      </w:r>
      <w:r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>
        <w:rPr>
          <w:i w:val="0"/>
          <w:iCs w:val="0"/>
          <w:color w:val="auto"/>
          <w:sz w:val="32"/>
          <w:szCs w:val="32"/>
        </w:rPr>
        <w:instrText xml:space="preserve">SEQ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>
        <w:rPr>
          <w:i w:val="0"/>
          <w:iCs w:val="0"/>
          <w:color w:val="auto"/>
          <w:sz w:val="32"/>
          <w:szCs w:val="32"/>
        </w:rPr>
        <w:instrText>\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>
        <w:rPr>
          <w:i w:val="0"/>
          <w:iCs w:val="0"/>
          <w:color w:val="auto"/>
          <w:sz w:val="32"/>
          <w:szCs w:val="32"/>
        </w:rPr>
        <w:instrText xml:space="preserve">ARABIC \s </w:instrText>
      </w:r>
      <w:r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8C6605">
        <w:rPr>
          <w:i w:val="0"/>
          <w:iCs w:val="0"/>
          <w:noProof/>
          <w:color w:val="auto"/>
          <w:sz w:val="32"/>
          <w:szCs w:val="32"/>
          <w:cs/>
        </w:rPr>
        <w:t>7</w:t>
      </w:r>
      <w:r>
        <w:rPr>
          <w:i w:val="0"/>
          <w:iCs w:val="0"/>
          <w:color w:val="auto"/>
          <w:sz w:val="32"/>
          <w:szCs w:val="32"/>
          <w:cs/>
        </w:rPr>
        <w:fldChar w:fldCharType="end"/>
      </w:r>
      <w:r w:rsidRPr="00A96007">
        <w:rPr>
          <w:i w:val="0"/>
          <w:iCs w:val="0"/>
          <w:color w:val="auto"/>
          <w:sz w:val="32"/>
          <w:szCs w:val="32"/>
          <w:cs/>
        </w:rPr>
        <w:t xml:space="preserve"> </w:t>
      </w:r>
      <w:r w:rsidRPr="00A96007">
        <w:rPr>
          <w:rFonts w:hint="cs"/>
          <w:i w:val="0"/>
          <w:iCs w:val="0"/>
          <w:color w:val="auto"/>
          <w:sz w:val="32"/>
          <w:szCs w:val="32"/>
          <w:cs/>
        </w:rPr>
        <w:t>หน้าจอการจัดการหมวดหมู่</w:t>
      </w:r>
    </w:p>
    <w:p w14:paraId="7D231B3F" w14:textId="77777777" w:rsidR="005B470E" w:rsidRPr="00C002EF" w:rsidRDefault="005B470E" w:rsidP="005B470E">
      <w:pPr>
        <w:spacing w:line="240" w:lineRule="auto"/>
        <w:jc w:val="both"/>
        <w:rPr>
          <w:b/>
          <w:bCs/>
        </w:rPr>
      </w:pPr>
      <w:r>
        <w:rPr>
          <w:rFonts w:hint="cs"/>
          <w:b/>
          <w:bCs/>
          <w:cs/>
        </w:rPr>
        <w:tab/>
        <w:t>3</w:t>
      </w:r>
      <w:r w:rsidRPr="00C002EF">
        <w:rPr>
          <w:rFonts w:hint="cs"/>
          <w:b/>
          <w:bCs/>
          <w:cs/>
        </w:rPr>
        <w:t xml:space="preserve">) </w:t>
      </w:r>
      <w:r>
        <w:rPr>
          <w:rFonts w:hint="cs"/>
          <w:b/>
          <w:bCs/>
          <w:cs/>
        </w:rPr>
        <w:t xml:space="preserve">ลบคนอนุมัติของแผนก  </w:t>
      </w:r>
      <w:r>
        <w:rPr>
          <w:b/>
          <w:bCs/>
        </w:rPr>
        <w:t>QA</w:t>
      </w:r>
    </w:p>
    <w:p w14:paraId="46D94735" w14:textId="77777777" w:rsidR="005B470E" w:rsidRPr="00C002EF" w:rsidRDefault="005B470E" w:rsidP="005B470E">
      <w:pPr>
        <w:spacing w:line="240" w:lineRule="auto"/>
        <w:ind w:left="720" w:firstLine="720"/>
        <w:jc w:val="left"/>
      </w:pPr>
      <w:r w:rsidRPr="00C002EF">
        <w:rPr>
          <w:rFonts w:hint="cs"/>
          <w:cs/>
        </w:rPr>
        <w:t>เพื่อการแบ่งแยกประเภทหมวดหมู่ที่ระบุได้เจาะจงมากขึ้น จึงได้มีในส่วนของหมวดหมู่ย่อยขึ้นมา การจัดการหมวดหมู่ย่อยมีการทำงานคือ เพิ่ม ลบ และแก้ไขเช่นเดียวกับหมวดหมู่หลัก ดังที่ปรากฏในภาพที่ 4-13 ซึ่งการจัดการหมวกหมู่นี้จะนำข้อมูลไปใช้เป็นตัวเลือกในการเพิ่มหนังสือเช่นเดียวกัน</w:t>
      </w:r>
    </w:p>
    <w:p w14:paraId="188D97E5" w14:textId="77777777" w:rsidR="005B470E" w:rsidRPr="00C002EF" w:rsidRDefault="005B470E" w:rsidP="005B470E">
      <w:pPr>
        <w:spacing w:line="240" w:lineRule="auto"/>
        <w:jc w:val="center"/>
      </w:pPr>
    </w:p>
    <w:p w14:paraId="446E172A" w14:textId="2C078287" w:rsidR="0031338B" w:rsidRDefault="0031338B" w:rsidP="00962EC3">
      <w:pPr>
        <w:spacing w:before="0" w:after="160"/>
        <w:jc w:val="center"/>
      </w:pPr>
    </w:p>
    <w:p w14:paraId="37273568" w14:textId="77777777" w:rsidR="005B470E" w:rsidRPr="00C002EF" w:rsidRDefault="005B470E" w:rsidP="00962EC3">
      <w:pPr>
        <w:spacing w:before="0" w:after="160"/>
        <w:jc w:val="center"/>
      </w:pPr>
    </w:p>
    <w:p w14:paraId="4271CA18" w14:textId="0D1D819D" w:rsidR="00174EB8" w:rsidRPr="00174EB8" w:rsidRDefault="00174EB8" w:rsidP="0031338B">
      <w:pPr>
        <w:pStyle w:val="Heading1"/>
        <w:spacing w:before="0" w:after="160"/>
        <w:rPr>
          <w:sz w:val="36"/>
          <w:szCs w:val="36"/>
        </w:rPr>
      </w:pPr>
      <w:r w:rsidRPr="00C002EF">
        <w:rPr>
          <w:cs/>
        </w:rPr>
        <w:lastRenderedPageBreak/>
        <w:br/>
      </w:r>
      <w:r w:rsidRPr="00C002EF">
        <w:rPr>
          <w:cs/>
        </w:rPr>
        <w:br/>
      </w:r>
      <w:bookmarkStart w:id="197" w:name="_Toc54854183"/>
      <w:r>
        <w:rPr>
          <w:rFonts w:hint="cs"/>
          <w:cs/>
        </w:rPr>
        <w:t>สรุปและวิจารณ์ผลการปฏิบัติงานสหกิจศึกษา</w:t>
      </w:r>
      <w:bookmarkEnd w:id="197"/>
    </w:p>
    <w:p w14:paraId="68C6C7B2" w14:textId="415EDC18" w:rsidR="009730A0" w:rsidRPr="00C002EF" w:rsidRDefault="009730A0" w:rsidP="009643C2">
      <w:pPr>
        <w:jc w:val="left"/>
        <w:rPr>
          <w:cs/>
        </w:rPr>
      </w:pPr>
      <w:r w:rsidRPr="00C002EF">
        <w:tab/>
      </w:r>
      <w:r w:rsidR="00A62EBB" w:rsidRPr="009513DF">
        <w:rPr>
          <w:rFonts w:hint="cs"/>
          <w:highlight w:val="yellow"/>
          <w:cs/>
        </w:rPr>
        <w:t>การปฏิบัติงานสหกิจศึกษาตลอดระยะเวลา 4 เดือน ผู้ปฏิบ</w:t>
      </w:r>
      <w:r w:rsidR="009643C2" w:rsidRPr="009513DF">
        <w:rPr>
          <w:rFonts w:hint="cs"/>
          <w:highlight w:val="yellow"/>
          <w:cs/>
        </w:rPr>
        <w:t>ัติงานสหกิจศึกษาได้รับมอบหมายให้</w:t>
      </w:r>
      <w:r w:rsidR="00A62EBB" w:rsidRPr="009513DF">
        <w:rPr>
          <w:rFonts w:hint="cs"/>
          <w:highlight w:val="yellow"/>
          <w:cs/>
        </w:rPr>
        <w:t>พัฒนาเว็บแอพพลิเคชัน ซึ่งเป็นงานที่ต้องใช้ทักษะในเขียนเว็บแอพพลิเคชัน และเนื่องจากมีการเรียนการพัฒนามาโดยตลอดจึง</w:t>
      </w:r>
      <w:r w:rsidR="002248BF" w:rsidRPr="009513DF">
        <w:rPr>
          <w:rFonts w:hint="cs"/>
          <w:highlight w:val="yellow"/>
          <w:cs/>
        </w:rPr>
        <w:t>ไม่เป็นปัญหาต่อการพัฒนามากนัก แต่กระบวนการในการเก็บความต้องการ การวิเคราะห์ความต้องการจากผู้ใช้งานจริง ๆ เป็นสิ่งที่ยังไม่ค่อยได้จากการเรียนนัก ดังนั้นการได้มาปฏิบัติงานสหกิจศึกษาจึงเป็นการเรียนรู้เพิ่มเติมจากประสบการณ์จริงทั้งด้านวิชาการ และทางด้านสังคม</w:t>
      </w:r>
      <w:r w:rsidR="009643C2" w:rsidRPr="009513DF">
        <w:rPr>
          <w:rFonts w:hint="cs"/>
          <w:highlight w:val="yellow"/>
          <w:cs/>
        </w:rPr>
        <w:t xml:space="preserve"> ระหว่างปฏิบัติงานสหกิจศึกษาผู้ปฏิบัติงานสหกิจศึกษาได้พบปัญหาต่าง ๆ และ</w:t>
      </w:r>
      <w:r w:rsidR="003C328F" w:rsidRPr="009513DF">
        <w:rPr>
          <w:rFonts w:hint="cs"/>
          <w:highlight w:val="yellow"/>
          <w:cs/>
        </w:rPr>
        <w:t>ปัญหานั้น ๆ สามารถผ่านไปได้ด้วย</w:t>
      </w:r>
      <w:r w:rsidR="009643C2" w:rsidRPr="009513DF">
        <w:rPr>
          <w:rFonts w:hint="cs"/>
          <w:highlight w:val="yellow"/>
          <w:cs/>
        </w:rPr>
        <w:t>ดี ซึ่งภายในบทนี้เป็นการอธิบายถึงการสรุปผลจากการปฏิบัติงานสหกิจศึกษา  ประโยชน์ที่ได้รับ ข้อดีจากการปฏิบัติงานสหกิจศึกษา รวมไปถึงปัญหาในการปฏิบัติงาน และข้อเสนอแนะ</w:t>
      </w:r>
    </w:p>
    <w:p w14:paraId="787B5612" w14:textId="1F9913AC" w:rsidR="0031338B" w:rsidRPr="00C002EF" w:rsidRDefault="0031338B" w:rsidP="0031338B">
      <w:pPr>
        <w:pStyle w:val="Heading2"/>
      </w:pPr>
      <w:bookmarkStart w:id="198" w:name="_Toc54854184"/>
      <w:r w:rsidRPr="00C002EF">
        <w:rPr>
          <w:rFonts w:hint="cs"/>
          <w:cs/>
        </w:rPr>
        <w:t>สรุปผลการปฏิบัติงานสหกิจศึกษา</w:t>
      </w:r>
      <w:bookmarkEnd w:id="198"/>
    </w:p>
    <w:p w14:paraId="76B75662" w14:textId="63E24549" w:rsidR="00A70D4D" w:rsidRPr="009513DF" w:rsidRDefault="0078491D" w:rsidP="0078491D">
      <w:pPr>
        <w:ind w:firstLine="720"/>
        <w:jc w:val="left"/>
        <w:rPr>
          <w:highlight w:val="yellow"/>
        </w:rPr>
      </w:pPr>
      <w:r w:rsidRPr="009513DF">
        <w:rPr>
          <w:rFonts w:hint="cs"/>
          <w:highlight w:val="yellow"/>
          <w:cs/>
        </w:rPr>
        <w:t xml:space="preserve">ในช่วงเดือนแรกผู้ปฏิบัติงานสหกิจศึกษาได้รับมอบหมายในการพัฒนาระบบจัดการห้องสมุด โดยมีการให้เลือกว่าจะดำเนินการต่อจากระบบเดิมของผู้ปฏิบัติงานสหกิจศึกษาคนก่อนหน้านี้ที่ยังทำไม่เสร็จ หรือดำเนินการใหม่ ซึ่งทางผู้ปฏิบัติงานสหกิจศึกษาได้ตัดสินใจในการเริ่มต้นใหม่ </w:t>
      </w:r>
      <w:r w:rsidR="000119AC" w:rsidRPr="009513DF">
        <w:rPr>
          <w:rFonts w:hint="cs"/>
          <w:highlight w:val="yellow"/>
          <w:cs/>
        </w:rPr>
        <w:t>ต่อมาจึงได้เริ่มวิเคราะห์ความต้องการควบคู่ไปกับการศึกษาระบบเก่า และทำการออกแบบหน้าจอแสดงผลเพื่อนำไปตรวจสอบความต้องการต่อผู้ใช้งาน ทางผู้ปฏิบัติงานสหกิจศึกษาได้ปรับแก้ และแบ่งความรับผิดชอบตามมอดูลการทำงาน</w:t>
      </w:r>
    </w:p>
    <w:p w14:paraId="7A88DECD" w14:textId="0EFCEAC8" w:rsidR="000119AC" w:rsidRPr="009513DF" w:rsidRDefault="000119AC" w:rsidP="0078491D">
      <w:pPr>
        <w:ind w:firstLine="720"/>
        <w:jc w:val="left"/>
        <w:rPr>
          <w:highlight w:val="yellow"/>
        </w:rPr>
      </w:pPr>
      <w:r w:rsidRPr="009513DF">
        <w:rPr>
          <w:rFonts w:hint="cs"/>
          <w:highlight w:val="yellow"/>
          <w:cs/>
        </w:rPr>
        <w:t xml:space="preserve">ในเดือนที่สองผู้ปฏิบัติงานสหกิจศึกษาได้เริ่มการพัฒนาโปรแกรมตามมอดูลที่ได้รับมอบหมาย เริ่มจากด้านการจัดการข้อมูลพื้นฐาน การเพิ่ม ลบ แก้ไข และมอดูลการทำงานต่าง ๆ </w:t>
      </w:r>
      <w:r w:rsidR="00187A17" w:rsidRPr="009513DF">
        <w:rPr>
          <w:rFonts w:hint="cs"/>
          <w:highlight w:val="yellow"/>
          <w:cs/>
        </w:rPr>
        <w:t>เมื่อดำเนินการเสร็จสินจึงได้มีการประชุมตรวจสอบความต้องการต่อผู้ใช้งานอีกครั้ง ซึ่งได้รับความต้องการใหม่ โดยได้ทำการวิเคราะห์ และดำเนินการแก้ไขตามความต้องการนั้น ๆ</w:t>
      </w:r>
    </w:p>
    <w:p w14:paraId="17C7A4D8" w14:textId="679D610D" w:rsidR="00187A17" w:rsidRPr="009513DF" w:rsidRDefault="00187A17" w:rsidP="0078491D">
      <w:pPr>
        <w:ind w:firstLine="720"/>
        <w:jc w:val="left"/>
        <w:rPr>
          <w:highlight w:val="yellow"/>
        </w:rPr>
      </w:pPr>
      <w:r w:rsidRPr="009513DF">
        <w:rPr>
          <w:rFonts w:hint="cs"/>
          <w:highlight w:val="yellow"/>
          <w:cs/>
        </w:rPr>
        <w:t>ในช่วงเดือนที่สาม</w:t>
      </w:r>
      <w:r w:rsidR="0026496A" w:rsidRPr="009513DF">
        <w:rPr>
          <w:rFonts w:hint="cs"/>
          <w:highlight w:val="yellow"/>
          <w:cs/>
        </w:rPr>
        <w:t>ถึงสี่</w:t>
      </w:r>
      <w:r w:rsidRPr="009513DF">
        <w:rPr>
          <w:rFonts w:hint="cs"/>
          <w:highlight w:val="yellow"/>
          <w:cs/>
        </w:rPr>
        <w:t xml:space="preserve">ผู้ปฏิบัติงานสหกิจศึกษาได้นำระบบที่ได้ทำการแก้ไขมาประชุมตรวสอบความต้องการต่อผู้ใช้อีกครั้ง ซึ่งมีการปรับเปลี่ยนระบบเล็กน้อย และได้ทำการทดสอบระบบอีกครั้งก่อนจะนำระบบขึ้นเซิร์ฟเวอร์จริง เสร็จสิ้นจึงได้เริ่มในส่วนของ </w:t>
      </w:r>
      <w:r w:rsidRPr="009513DF">
        <w:rPr>
          <w:highlight w:val="yellow"/>
        </w:rPr>
        <w:t xml:space="preserve">Phase 2 </w:t>
      </w:r>
      <w:r w:rsidRPr="009513DF">
        <w:rPr>
          <w:rFonts w:hint="cs"/>
          <w:highlight w:val="yellow"/>
          <w:cs/>
        </w:rPr>
        <w:t>โดยการเพิ่มฟังก์ชันการทำงานเพิ่มเติม</w:t>
      </w:r>
      <w:r w:rsidR="0026496A" w:rsidRPr="009513DF">
        <w:rPr>
          <w:highlight w:val="yellow"/>
          <w:cs/>
        </w:rPr>
        <w:t xml:space="preserve"> </w:t>
      </w:r>
      <w:r w:rsidR="0026496A" w:rsidRPr="009513DF">
        <w:rPr>
          <w:rFonts w:hint="cs"/>
          <w:highlight w:val="yellow"/>
          <w:cs/>
        </w:rPr>
        <w:t>และได้ทำการตรวจสอบระบบต่อผู้ใช้งานอีกครั้ง โดยทำการแก้ไขในลำดับถัดไป</w:t>
      </w:r>
    </w:p>
    <w:p w14:paraId="2E5AB904" w14:textId="5A009A12" w:rsidR="0026496A" w:rsidRPr="00C002EF" w:rsidRDefault="0026496A" w:rsidP="003F21D6">
      <w:pPr>
        <w:ind w:firstLine="720"/>
        <w:jc w:val="left"/>
        <w:rPr>
          <w:cs/>
        </w:rPr>
      </w:pPr>
      <w:r w:rsidRPr="009513DF">
        <w:rPr>
          <w:rFonts w:hint="cs"/>
          <w:highlight w:val="yellow"/>
          <w:cs/>
        </w:rPr>
        <w:lastRenderedPageBreak/>
        <w:t>โดยในแต่ละเดือนในการปฏิบัติงานสหกิจศึกษา</w:t>
      </w:r>
      <w:r w:rsidR="007D122B" w:rsidRPr="009513DF">
        <w:rPr>
          <w:rFonts w:hint="cs"/>
          <w:highlight w:val="yellow"/>
          <w:cs/>
        </w:rPr>
        <w:t>สามารถผ่านไปได้อย่างราบรื่น งานที่ได้รับสามารถดำเนินการเสร็จ การปรับเปลี่ยนความต้องการสามารถดำเนินการแก้ไขได้ตามความต้องการของผู้ใช้ พบปัญหาในการมองในมุมของผู้ใช้งาน</w:t>
      </w:r>
      <w:r w:rsidR="003F21D6" w:rsidRPr="009513DF">
        <w:rPr>
          <w:rFonts w:hint="cs"/>
          <w:highlight w:val="yellow"/>
          <w:cs/>
        </w:rPr>
        <w:t>บ้าง แต่ก็สามารถผ่านพ้นไปได้</w:t>
      </w:r>
    </w:p>
    <w:p w14:paraId="1CDE84CB" w14:textId="326334F9" w:rsidR="0031338B" w:rsidRPr="00C002EF" w:rsidRDefault="0031338B" w:rsidP="0031338B">
      <w:pPr>
        <w:pStyle w:val="Heading2"/>
      </w:pPr>
      <w:bookmarkStart w:id="199" w:name="_Toc54854185"/>
      <w:r w:rsidRPr="00C002EF">
        <w:rPr>
          <w:rFonts w:hint="cs"/>
          <w:cs/>
        </w:rPr>
        <w:t>ประโยชน์ของการทำโครงงานสหกิจศึกษา</w:t>
      </w:r>
      <w:bookmarkEnd w:id="199"/>
    </w:p>
    <w:p w14:paraId="59A5628A" w14:textId="7432908A" w:rsidR="00E043E9" w:rsidRPr="009513DF" w:rsidRDefault="00C06208" w:rsidP="00883FBE">
      <w:pPr>
        <w:ind w:firstLine="720"/>
        <w:rPr>
          <w:highlight w:val="yellow"/>
        </w:rPr>
      </w:pPr>
      <w:r w:rsidRPr="009513DF">
        <w:rPr>
          <w:rFonts w:hint="cs"/>
          <w:highlight w:val="yellow"/>
          <w:cs/>
        </w:rPr>
        <w:t>ในการปฏิบัติงานสหกิจศึกษานั้น</w:t>
      </w:r>
      <w:r w:rsidR="00C01DB1" w:rsidRPr="009513DF">
        <w:rPr>
          <w:rFonts w:hint="cs"/>
          <w:highlight w:val="yellow"/>
          <w:cs/>
        </w:rPr>
        <w:t>ผู้ปฏิบัติงานสหกิจศึกษา</w:t>
      </w:r>
      <w:r w:rsidR="00883FBE" w:rsidRPr="009513DF">
        <w:rPr>
          <w:rFonts w:hint="cs"/>
          <w:highlight w:val="yellow"/>
          <w:cs/>
        </w:rPr>
        <w:t>ได้รับประโยชน์มากมายหลายด้าน ซึ่งประกอบไปด้วยดังต่อไปนี้</w:t>
      </w:r>
    </w:p>
    <w:p w14:paraId="4D37E3FF" w14:textId="42872328" w:rsidR="00883FBE" w:rsidRPr="009513DF" w:rsidRDefault="00883FBE" w:rsidP="00883FBE">
      <w:pPr>
        <w:spacing w:after="0"/>
        <w:ind w:firstLine="720"/>
        <w:rPr>
          <w:highlight w:val="yellow"/>
        </w:rPr>
      </w:pPr>
      <w:r w:rsidRPr="009513DF">
        <w:rPr>
          <w:rFonts w:hint="cs"/>
          <w:highlight w:val="yellow"/>
          <w:cs/>
        </w:rPr>
        <w:t>1) เพื่อเป็นตัวช่วยในการตัดสินใจเลือกสถานประกอบการแก่รุ่นถัดไป</w:t>
      </w:r>
    </w:p>
    <w:p w14:paraId="514E43AD" w14:textId="0560E97A" w:rsidR="00883FBE" w:rsidRPr="00C002EF" w:rsidRDefault="00883FBE" w:rsidP="00883FBE">
      <w:pPr>
        <w:spacing w:before="0"/>
        <w:ind w:firstLine="720"/>
        <w:rPr>
          <w:cs/>
        </w:rPr>
      </w:pPr>
      <w:r w:rsidRPr="009513DF">
        <w:rPr>
          <w:rFonts w:hint="cs"/>
          <w:highlight w:val="yellow"/>
          <w:cs/>
        </w:rPr>
        <w:t>2) เพื่อเป็นข้อมูลให้ผู้ที่สนใจ</w:t>
      </w:r>
      <w:r w:rsidR="00BD57F4" w:rsidRPr="009513DF">
        <w:rPr>
          <w:rFonts w:hint="cs"/>
          <w:highlight w:val="yellow"/>
          <w:cs/>
        </w:rPr>
        <w:t>ได้</w:t>
      </w:r>
      <w:r w:rsidRPr="009513DF">
        <w:rPr>
          <w:rFonts w:hint="cs"/>
          <w:highlight w:val="yellow"/>
          <w:cs/>
        </w:rPr>
        <w:t>เข้ามาศึกษา</w:t>
      </w:r>
    </w:p>
    <w:p w14:paraId="4E94829A" w14:textId="066DFB73" w:rsidR="0031338B" w:rsidRPr="00C002EF" w:rsidRDefault="0031338B" w:rsidP="0031338B">
      <w:pPr>
        <w:pStyle w:val="Heading2"/>
      </w:pPr>
      <w:bookmarkStart w:id="200" w:name="_Toc54854186"/>
      <w:r w:rsidRPr="00C002EF">
        <w:rPr>
          <w:rFonts w:hint="cs"/>
          <w:cs/>
        </w:rPr>
        <w:t>ข้อดีของการปฏิบัติงานสหกิจศึกษา</w:t>
      </w:r>
      <w:bookmarkEnd w:id="200"/>
    </w:p>
    <w:p w14:paraId="38C226D8" w14:textId="754A558C" w:rsidR="00E043E9" w:rsidRPr="009513DF" w:rsidRDefault="00E043E9" w:rsidP="001F1994">
      <w:pPr>
        <w:ind w:firstLine="720"/>
        <w:rPr>
          <w:highlight w:val="yellow"/>
        </w:rPr>
      </w:pPr>
      <w:r w:rsidRPr="009513DF">
        <w:rPr>
          <w:rFonts w:hint="cs"/>
          <w:highlight w:val="yellow"/>
          <w:cs/>
        </w:rPr>
        <w:t>ในการปฏิบัติงานสหกิจศึกษา</w:t>
      </w:r>
      <w:r w:rsidR="001F1994" w:rsidRPr="009513DF">
        <w:rPr>
          <w:rFonts w:hint="cs"/>
          <w:highlight w:val="yellow"/>
          <w:cs/>
        </w:rPr>
        <w:t>นั้นมีข้อดีมากมายหลายอย่างทั้งด้านวิชาการ การดำเนินชีวิต และการเข้าสังคม ซึ่งผู้ปฏิบัติงานสหกิจศึกษาได้ทำการรวบรวมข้อดีโดยมีรายระเอียดดังต่อไปนี้</w:t>
      </w:r>
    </w:p>
    <w:p w14:paraId="2B8F17FD" w14:textId="19A65E8E" w:rsidR="00C06208" w:rsidRPr="009513DF" w:rsidRDefault="00C06208" w:rsidP="00C06208">
      <w:pPr>
        <w:spacing w:after="0"/>
        <w:ind w:firstLine="720"/>
        <w:rPr>
          <w:highlight w:val="yellow"/>
        </w:rPr>
      </w:pPr>
      <w:r w:rsidRPr="009513DF">
        <w:rPr>
          <w:rFonts w:hint="cs"/>
          <w:highlight w:val="yellow"/>
          <w:cs/>
        </w:rPr>
        <w:t>1) ได้เรียนรู้ประสบการณ์การทำงาน และการแก้ปัญหาต่าง ๆ</w:t>
      </w:r>
    </w:p>
    <w:p w14:paraId="1E861A78" w14:textId="3FF73537" w:rsidR="00C06208" w:rsidRPr="009513DF" w:rsidRDefault="00C06208" w:rsidP="00C06208">
      <w:pPr>
        <w:spacing w:before="0" w:after="0"/>
        <w:ind w:firstLine="720"/>
        <w:rPr>
          <w:highlight w:val="yellow"/>
        </w:rPr>
      </w:pPr>
      <w:r w:rsidRPr="009513DF">
        <w:rPr>
          <w:rFonts w:hint="cs"/>
          <w:highlight w:val="yellow"/>
          <w:cs/>
        </w:rPr>
        <w:t>2) ฝึกการทำงานภายใต้ระบบขององค์กร</w:t>
      </w:r>
    </w:p>
    <w:p w14:paraId="09C1627D" w14:textId="0EE43D83" w:rsidR="00C06208" w:rsidRPr="00C002EF" w:rsidRDefault="00C06208" w:rsidP="00C06208">
      <w:pPr>
        <w:spacing w:before="0"/>
        <w:ind w:firstLine="720"/>
        <w:rPr>
          <w:cs/>
        </w:rPr>
      </w:pPr>
      <w:r w:rsidRPr="009513DF">
        <w:rPr>
          <w:highlight w:val="yellow"/>
        </w:rPr>
        <w:t>3</w:t>
      </w:r>
      <w:r w:rsidRPr="009513DF">
        <w:rPr>
          <w:rFonts w:hint="cs"/>
          <w:highlight w:val="yellow"/>
          <w:cs/>
        </w:rPr>
        <w:t>) เรียนรู้ และปรับตัวการใช้ชีวิตประจำวันในวัยทำงาน</w:t>
      </w:r>
    </w:p>
    <w:p w14:paraId="22F404EF" w14:textId="2E4B659F" w:rsidR="0031338B" w:rsidRPr="00C002EF" w:rsidRDefault="0031338B" w:rsidP="0031338B">
      <w:pPr>
        <w:pStyle w:val="Heading2"/>
      </w:pPr>
      <w:bookmarkStart w:id="201" w:name="_Toc54854187"/>
      <w:r w:rsidRPr="00C002EF">
        <w:rPr>
          <w:rFonts w:hint="cs"/>
          <w:cs/>
        </w:rPr>
        <w:t>ปัญหา อุปสรรคในการปฏิบัติงานสหกิจศึกษาและแนวทางแก้ปัญหา</w:t>
      </w:r>
      <w:bookmarkEnd w:id="201"/>
    </w:p>
    <w:p w14:paraId="1E914C40" w14:textId="60DEEB13" w:rsidR="00C01DB1" w:rsidRPr="009513DF" w:rsidRDefault="00263F3E" w:rsidP="00D90D2C">
      <w:pPr>
        <w:ind w:firstLine="720"/>
        <w:rPr>
          <w:highlight w:val="yellow"/>
        </w:rPr>
      </w:pPr>
      <w:r w:rsidRPr="009513DF">
        <w:rPr>
          <w:rFonts w:hint="cs"/>
          <w:highlight w:val="yellow"/>
          <w:cs/>
        </w:rPr>
        <w:t>ในการปฏิบัติงานภายใต้ระบบขององค์กรย่อมมี</w:t>
      </w:r>
      <w:r w:rsidR="00D90D2C" w:rsidRPr="009513DF">
        <w:rPr>
          <w:rFonts w:hint="cs"/>
          <w:highlight w:val="yellow"/>
          <w:cs/>
        </w:rPr>
        <w:t>กฏระเบียบ และข้อจำกัดในการใช้เครื่องมือ ซึ่ง</w:t>
      </w:r>
      <w:r w:rsidR="007722A3" w:rsidRPr="009513DF">
        <w:rPr>
          <w:rFonts w:hint="cs"/>
          <w:highlight w:val="yellow"/>
          <w:cs/>
        </w:rPr>
        <w:t>ก่อให้เกิดปัญหาในช่วงแรก</w:t>
      </w:r>
      <w:r w:rsidR="00D90D2C" w:rsidRPr="009513DF">
        <w:rPr>
          <w:rFonts w:hint="cs"/>
          <w:highlight w:val="yellow"/>
          <w:cs/>
        </w:rPr>
        <w:t>ต้องใช้เวลาในการปรับตัว และเรียนรู้ที่จะจัดการ</w:t>
      </w:r>
      <w:r w:rsidR="007722A3" w:rsidRPr="009513DF">
        <w:rPr>
          <w:rFonts w:hint="cs"/>
          <w:highlight w:val="yellow"/>
          <w:cs/>
        </w:rPr>
        <w:t>ต่อข้อจำกัดนั้น ๆ โดยปัญหาทั้งหมดสามารถแบ่งออกได้ดังต่อไปนี้</w:t>
      </w:r>
    </w:p>
    <w:p w14:paraId="37D0D096" w14:textId="0BD4B391" w:rsidR="007722A3" w:rsidRPr="009513DF" w:rsidRDefault="007722A3" w:rsidP="00760D54">
      <w:pPr>
        <w:spacing w:before="0"/>
        <w:ind w:firstLine="720"/>
        <w:rPr>
          <w:highlight w:val="yellow"/>
        </w:rPr>
      </w:pPr>
      <w:r w:rsidRPr="009513DF">
        <w:rPr>
          <w:rFonts w:hint="cs"/>
          <w:highlight w:val="yellow"/>
          <w:cs/>
        </w:rPr>
        <w:t>1) เครื่องมือในการ</w:t>
      </w:r>
      <w:r w:rsidR="00D279D7" w:rsidRPr="009513DF">
        <w:rPr>
          <w:rFonts w:hint="cs"/>
          <w:highlight w:val="yellow"/>
          <w:cs/>
        </w:rPr>
        <w:t>พัฒนา</w:t>
      </w:r>
      <w:r w:rsidRPr="009513DF">
        <w:rPr>
          <w:rFonts w:hint="cs"/>
          <w:highlight w:val="yellow"/>
          <w:cs/>
        </w:rPr>
        <w:t>โปรแกรมมีเฉพาะบาง</w:t>
      </w:r>
      <w:r w:rsidR="00D279D7" w:rsidRPr="009513DF">
        <w:rPr>
          <w:rFonts w:hint="cs"/>
          <w:highlight w:val="yellow"/>
          <w:cs/>
        </w:rPr>
        <w:t>เครื่อง จึงไม่สามารถพัฒนาโปรแกรมได้ โดยจะต้องรีโมทเข้าเซิร์ฟเวอร์เพื่อไปพัฒนาโปรแกรม</w:t>
      </w:r>
    </w:p>
    <w:p w14:paraId="75B842F4" w14:textId="7330F64C" w:rsidR="00D279D7" w:rsidRPr="00C002EF" w:rsidRDefault="00D279D7" w:rsidP="00760D54">
      <w:pPr>
        <w:spacing w:after="0"/>
        <w:ind w:firstLine="720"/>
        <w:rPr>
          <w:cs/>
        </w:rPr>
      </w:pPr>
      <w:r w:rsidRPr="009513DF">
        <w:rPr>
          <w:rFonts w:hint="cs"/>
          <w:highlight w:val="yellow"/>
          <w:cs/>
        </w:rPr>
        <w:t xml:space="preserve">2) </w:t>
      </w:r>
      <w:r w:rsidR="00351DA9" w:rsidRPr="009513DF">
        <w:rPr>
          <w:rFonts w:hint="cs"/>
          <w:highlight w:val="yellow"/>
          <w:cs/>
        </w:rPr>
        <w:t>ใน</w:t>
      </w:r>
      <w:r w:rsidRPr="009513DF">
        <w:rPr>
          <w:rFonts w:hint="cs"/>
          <w:highlight w:val="yellow"/>
          <w:cs/>
        </w:rPr>
        <w:t>การสืบค้นข้อมูลในการพัฒนาโปรแกรมมีบางเว็บ</w:t>
      </w:r>
      <w:r w:rsidR="00351DA9" w:rsidRPr="009513DF">
        <w:rPr>
          <w:rFonts w:hint="cs"/>
          <w:highlight w:val="yellow"/>
          <w:cs/>
        </w:rPr>
        <w:t>ไม่สามารถเข้าถึงได้ เนื่องจากการรักษาความปลอดภัยของบริษัท โดยจ</w:t>
      </w:r>
      <w:r w:rsidR="00BD57F4" w:rsidRPr="009513DF">
        <w:rPr>
          <w:rFonts w:hint="cs"/>
          <w:highlight w:val="yellow"/>
          <w:cs/>
        </w:rPr>
        <w:t>ะต้องหาแหล่งข้อมูลจากเว็บอื่น</w:t>
      </w:r>
      <w:r w:rsidR="00351DA9" w:rsidRPr="009513DF">
        <w:rPr>
          <w:rFonts w:hint="cs"/>
          <w:highlight w:val="yellow"/>
          <w:cs/>
        </w:rPr>
        <w:t xml:space="preserve"> หรือทำการสืบค้นจากที่พักในเวลาหลังเลิกงาน</w:t>
      </w:r>
      <w:r w:rsidR="00BD57F4" w:rsidRPr="009513DF">
        <w:rPr>
          <w:rFonts w:hint="cs"/>
          <w:highlight w:val="yellow"/>
          <w:cs/>
        </w:rPr>
        <w:t>แทน</w:t>
      </w:r>
    </w:p>
    <w:p w14:paraId="6C7DB9BC" w14:textId="1D865636" w:rsidR="0031338B" w:rsidRPr="00C002EF" w:rsidRDefault="0031338B" w:rsidP="0031338B">
      <w:pPr>
        <w:pStyle w:val="Heading2"/>
      </w:pPr>
      <w:bookmarkStart w:id="202" w:name="_Toc54854188"/>
      <w:r w:rsidRPr="00C002EF">
        <w:rPr>
          <w:rFonts w:hint="cs"/>
          <w:cs/>
        </w:rPr>
        <w:lastRenderedPageBreak/>
        <w:t>ข้อเสนอแนะ</w:t>
      </w:r>
      <w:bookmarkEnd w:id="202"/>
    </w:p>
    <w:p w14:paraId="3865A710" w14:textId="00567AFC" w:rsidR="00BD57F4" w:rsidRPr="00C002EF" w:rsidRDefault="00C61FD4" w:rsidP="007D59C0">
      <w:pPr>
        <w:ind w:firstLine="720"/>
        <w:rPr>
          <w:cs/>
        </w:rPr>
      </w:pPr>
      <w:r w:rsidRPr="009513DF">
        <w:rPr>
          <w:rFonts w:hint="cs"/>
          <w:highlight w:val="yellow"/>
          <w:cs/>
        </w:rPr>
        <w:t>ในการปฏิบัติงานสหกิจศึกษาครั้งนี้ผู้ปฏิบัติงาน</w:t>
      </w:r>
      <w:r w:rsidR="007D59C0" w:rsidRPr="009513DF">
        <w:rPr>
          <w:rFonts w:hint="cs"/>
          <w:highlight w:val="yellow"/>
          <w:cs/>
        </w:rPr>
        <w:t xml:space="preserve">มีความพึงพอใจโดยรวมอยู่ในทิศทางที่ดี ด้านการทำงานสามารถนำความรู้ที่ได้ศึกษามาปรับใช้ได้ ด้านการดำเนินชีวิต การเดินทางโดยรถรับส่งพนักงาน </w:t>
      </w:r>
      <w:r w:rsidR="00DD4054" w:rsidRPr="009513DF">
        <w:rPr>
          <w:rFonts w:hint="cs"/>
          <w:highlight w:val="yellow"/>
          <w:cs/>
        </w:rPr>
        <w:t>มีปัญหาในการทำงานบ้างแต่ก็สามารถแก้ไขไปได้ด้วยดี</w:t>
      </w:r>
    </w:p>
    <w:p w14:paraId="63DE2EDD" w14:textId="23EA383B" w:rsidR="00351DA9" w:rsidRPr="00522032" w:rsidRDefault="009155EC" w:rsidP="00522032">
      <w:pPr>
        <w:pStyle w:val="Heading1"/>
        <w:numPr>
          <w:ilvl w:val="0"/>
          <w:numId w:val="0"/>
        </w:numPr>
      </w:pPr>
      <w:r>
        <w:rPr>
          <w:cs/>
        </w:rPr>
        <w:br w:type="page"/>
      </w:r>
      <w:bookmarkStart w:id="203" w:name="_Toc54854189"/>
      <w:r w:rsidRPr="00522032">
        <w:rPr>
          <w:rFonts w:hint="cs"/>
          <w:cs/>
        </w:rPr>
        <w:lastRenderedPageBreak/>
        <w:t>บรรณานุกรม</w:t>
      </w:r>
      <w:bookmarkEnd w:id="203"/>
    </w:p>
    <w:p w14:paraId="6B7BFEDB" w14:textId="3C37EB65" w:rsidR="009155EC" w:rsidRDefault="009155EC" w:rsidP="009155EC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>[</w:t>
      </w:r>
      <w:r>
        <w:rPr>
          <w:sz w:val="32"/>
          <w:szCs w:val="32"/>
        </w:rPr>
        <w:t>1</w:t>
      </w:r>
      <w:r>
        <w:rPr>
          <w:sz w:val="32"/>
          <w:szCs w:val="32"/>
          <w:cs/>
        </w:rPr>
        <w:t xml:space="preserve">] </w:t>
      </w:r>
      <w:r w:rsidRPr="009155EC">
        <w:rPr>
          <w:color w:val="auto"/>
          <w:sz w:val="32"/>
          <w:szCs w:val="32"/>
        </w:rPr>
        <w:t>W3Schools Online Web Tutorials</w:t>
      </w:r>
      <w:r>
        <w:rPr>
          <w:sz w:val="32"/>
          <w:szCs w:val="32"/>
          <w:cs/>
        </w:rPr>
        <w:t>.</w:t>
      </w:r>
      <w:r w:rsidRPr="009155EC">
        <w:rPr>
          <w:sz w:val="32"/>
          <w:szCs w:val="32"/>
          <w:cs/>
        </w:rPr>
        <w:t xml:space="preserve"> </w:t>
      </w:r>
      <w:r>
        <w:rPr>
          <w:sz w:val="32"/>
          <w:szCs w:val="32"/>
          <w:cs/>
        </w:rPr>
        <w:t xml:space="preserve">[ออนไลน์]. เข้าถึงได้จาก : </w:t>
      </w:r>
      <w:r w:rsidR="00522032" w:rsidRPr="00522032">
        <w:rPr>
          <w:sz w:val="32"/>
          <w:szCs w:val="32"/>
        </w:rPr>
        <w:t>https</w:t>
      </w:r>
      <w:r w:rsidR="00522032" w:rsidRPr="00522032">
        <w:rPr>
          <w:sz w:val="32"/>
          <w:szCs w:val="32"/>
          <w:cs/>
        </w:rPr>
        <w:t>://</w:t>
      </w:r>
      <w:r w:rsidR="00522032" w:rsidRPr="00522032">
        <w:rPr>
          <w:sz w:val="32"/>
          <w:szCs w:val="32"/>
        </w:rPr>
        <w:t>www</w:t>
      </w:r>
      <w:r w:rsidR="00522032" w:rsidRPr="00522032">
        <w:rPr>
          <w:sz w:val="32"/>
          <w:szCs w:val="32"/>
          <w:cs/>
        </w:rPr>
        <w:t>.</w:t>
      </w:r>
      <w:r w:rsidR="00522032" w:rsidRPr="00522032">
        <w:rPr>
          <w:sz w:val="32"/>
          <w:szCs w:val="32"/>
        </w:rPr>
        <w:t>w3schools</w:t>
      </w:r>
      <w:r w:rsidR="00522032" w:rsidRPr="00522032">
        <w:rPr>
          <w:sz w:val="32"/>
          <w:szCs w:val="32"/>
          <w:cs/>
        </w:rPr>
        <w:t>.</w:t>
      </w:r>
      <w:r w:rsidR="00522032" w:rsidRPr="00522032">
        <w:rPr>
          <w:sz w:val="32"/>
          <w:szCs w:val="32"/>
        </w:rPr>
        <w:t>com</w:t>
      </w:r>
      <w:r w:rsidR="00522032">
        <w:rPr>
          <w:sz w:val="32"/>
          <w:szCs w:val="32"/>
          <w:cs/>
        </w:rPr>
        <w:t>.</w:t>
      </w:r>
    </w:p>
    <w:p w14:paraId="60AADCA4" w14:textId="77777777" w:rsidR="00522032" w:rsidRDefault="00522032" w:rsidP="00522032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>[</w:t>
      </w:r>
      <w:r>
        <w:rPr>
          <w:sz w:val="32"/>
          <w:szCs w:val="32"/>
        </w:rPr>
        <w:t>2</w:t>
      </w:r>
      <w:r>
        <w:rPr>
          <w:sz w:val="32"/>
          <w:szCs w:val="32"/>
          <w:cs/>
        </w:rPr>
        <w:t xml:space="preserve">] </w:t>
      </w:r>
      <w:r w:rsidRPr="00522032">
        <w:rPr>
          <w:color w:val="auto"/>
          <w:sz w:val="32"/>
          <w:szCs w:val="32"/>
        </w:rPr>
        <w:t xml:space="preserve">Stack Overflow </w:t>
      </w:r>
      <w:r w:rsidRPr="00522032">
        <w:rPr>
          <w:color w:val="auto"/>
          <w:sz w:val="32"/>
          <w:szCs w:val="32"/>
          <w:cs/>
        </w:rPr>
        <w:t xml:space="preserve">- </w:t>
      </w:r>
      <w:r w:rsidRPr="00522032">
        <w:rPr>
          <w:color w:val="auto"/>
          <w:sz w:val="32"/>
          <w:szCs w:val="32"/>
        </w:rPr>
        <w:t>Where Developers Learn, Share, &amp; Build Careers</w:t>
      </w:r>
      <w:r>
        <w:rPr>
          <w:sz w:val="32"/>
          <w:szCs w:val="32"/>
          <w:cs/>
        </w:rPr>
        <w:t>.</w:t>
      </w:r>
      <w:r w:rsidRPr="009155EC">
        <w:rPr>
          <w:sz w:val="32"/>
          <w:szCs w:val="32"/>
          <w:cs/>
        </w:rPr>
        <w:t xml:space="preserve"> </w:t>
      </w:r>
      <w:r>
        <w:rPr>
          <w:sz w:val="32"/>
          <w:szCs w:val="32"/>
          <w:cs/>
        </w:rPr>
        <w:t xml:space="preserve">[ออนไลน์]. </w:t>
      </w:r>
    </w:p>
    <w:p w14:paraId="61D04392" w14:textId="06318C8B" w:rsidR="00522032" w:rsidRDefault="00522032" w:rsidP="00522032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 xml:space="preserve">     เข้าถึงได้จาก : </w:t>
      </w:r>
      <w:r w:rsidRPr="00522032">
        <w:rPr>
          <w:sz w:val="32"/>
          <w:szCs w:val="32"/>
        </w:rPr>
        <w:t>https</w:t>
      </w:r>
      <w:r w:rsidRPr="00522032">
        <w:rPr>
          <w:sz w:val="32"/>
          <w:szCs w:val="32"/>
          <w:cs/>
        </w:rPr>
        <w:t>://</w:t>
      </w:r>
      <w:r w:rsidRPr="00522032">
        <w:rPr>
          <w:sz w:val="32"/>
          <w:szCs w:val="32"/>
        </w:rPr>
        <w:t>stackoverflow</w:t>
      </w:r>
      <w:r w:rsidRPr="00522032">
        <w:rPr>
          <w:sz w:val="32"/>
          <w:szCs w:val="32"/>
          <w:cs/>
        </w:rPr>
        <w:t>.</w:t>
      </w:r>
      <w:r w:rsidRPr="00522032">
        <w:rPr>
          <w:sz w:val="32"/>
          <w:szCs w:val="32"/>
        </w:rPr>
        <w:t>com</w:t>
      </w:r>
      <w:r w:rsidRPr="00522032">
        <w:rPr>
          <w:sz w:val="32"/>
          <w:szCs w:val="32"/>
          <w:cs/>
        </w:rPr>
        <w:t>/</w:t>
      </w:r>
      <w:r>
        <w:rPr>
          <w:sz w:val="32"/>
          <w:szCs w:val="32"/>
          <w:cs/>
        </w:rPr>
        <w:t>.</w:t>
      </w:r>
    </w:p>
    <w:p w14:paraId="02CDEBA0" w14:textId="6813C9AD" w:rsidR="00522032" w:rsidRDefault="00522032" w:rsidP="00522032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>[</w:t>
      </w:r>
      <w:r>
        <w:rPr>
          <w:sz w:val="32"/>
          <w:szCs w:val="32"/>
        </w:rPr>
        <w:t>3</w:t>
      </w:r>
      <w:r>
        <w:rPr>
          <w:sz w:val="32"/>
          <w:szCs w:val="32"/>
          <w:cs/>
        </w:rPr>
        <w:t xml:space="preserve">] </w:t>
      </w:r>
      <w:r w:rsidRPr="00522032">
        <w:rPr>
          <w:color w:val="auto"/>
          <w:sz w:val="32"/>
          <w:szCs w:val="32"/>
        </w:rPr>
        <w:t>Thaicreate</w:t>
      </w:r>
      <w:r>
        <w:rPr>
          <w:sz w:val="32"/>
          <w:szCs w:val="32"/>
          <w:cs/>
        </w:rPr>
        <w:t>.</w:t>
      </w:r>
      <w:r w:rsidRPr="009155EC">
        <w:rPr>
          <w:sz w:val="32"/>
          <w:szCs w:val="32"/>
          <w:cs/>
        </w:rPr>
        <w:t xml:space="preserve"> </w:t>
      </w:r>
      <w:r>
        <w:rPr>
          <w:sz w:val="32"/>
          <w:szCs w:val="32"/>
          <w:cs/>
        </w:rPr>
        <w:t xml:space="preserve">[ออนไลน์]. เข้าถึงได้จาก : </w:t>
      </w:r>
      <w:r w:rsidRPr="00522032">
        <w:rPr>
          <w:sz w:val="32"/>
          <w:szCs w:val="32"/>
        </w:rPr>
        <w:t>https</w:t>
      </w:r>
      <w:r w:rsidRPr="00522032">
        <w:rPr>
          <w:sz w:val="32"/>
          <w:szCs w:val="32"/>
          <w:cs/>
        </w:rPr>
        <w:t>://</w:t>
      </w:r>
      <w:r w:rsidRPr="00522032">
        <w:rPr>
          <w:sz w:val="32"/>
          <w:szCs w:val="32"/>
        </w:rPr>
        <w:t>www</w:t>
      </w:r>
      <w:r w:rsidRPr="00522032">
        <w:rPr>
          <w:sz w:val="32"/>
          <w:szCs w:val="32"/>
          <w:cs/>
        </w:rPr>
        <w:t>.</w:t>
      </w:r>
      <w:r w:rsidRPr="00522032">
        <w:rPr>
          <w:sz w:val="32"/>
          <w:szCs w:val="32"/>
        </w:rPr>
        <w:t>thaicreate</w:t>
      </w:r>
      <w:r w:rsidRPr="00522032">
        <w:rPr>
          <w:sz w:val="32"/>
          <w:szCs w:val="32"/>
          <w:cs/>
        </w:rPr>
        <w:t>.</w:t>
      </w:r>
      <w:r w:rsidRPr="00522032">
        <w:rPr>
          <w:sz w:val="32"/>
          <w:szCs w:val="32"/>
        </w:rPr>
        <w:t>com</w:t>
      </w:r>
      <w:r w:rsidRPr="00522032">
        <w:rPr>
          <w:sz w:val="32"/>
          <w:szCs w:val="32"/>
          <w:cs/>
        </w:rPr>
        <w:t>/</w:t>
      </w:r>
      <w:r>
        <w:rPr>
          <w:sz w:val="32"/>
          <w:szCs w:val="32"/>
          <w:cs/>
        </w:rPr>
        <w:t>.</w:t>
      </w:r>
    </w:p>
    <w:p w14:paraId="4FA8A468" w14:textId="77777777" w:rsidR="00522032" w:rsidRDefault="00522032" w:rsidP="00522032">
      <w:pPr>
        <w:pStyle w:val="Default"/>
        <w:rPr>
          <w:sz w:val="32"/>
          <w:szCs w:val="32"/>
        </w:rPr>
      </w:pPr>
    </w:p>
    <w:p w14:paraId="345F15FA" w14:textId="77777777" w:rsidR="00522032" w:rsidRPr="009155EC" w:rsidRDefault="00522032" w:rsidP="009155EC">
      <w:pPr>
        <w:pStyle w:val="Default"/>
        <w:rPr>
          <w:sz w:val="32"/>
          <w:szCs w:val="32"/>
          <w:cs/>
        </w:rPr>
      </w:pPr>
    </w:p>
    <w:sectPr w:rsidR="00522032" w:rsidRPr="009155EC" w:rsidSect="00401699">
      <w:headerReference w:type="default" r:id="rId63"/>
      <w:headerReference w:type="first" r:id="rId64"/>
      <w:pgSz w:w="11906" w:h="16838" w:code="9"/>
      <w:pgMar w:top="2160" w:right="1152" w:bottom="1008" w:left="1872" w:header="1008" w:footer="720" w:gutter="0"/>
      <w:pgNumType w:start="1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2ED4CA" w14:textId="77777777" w:rsidR="002B305E" w:rsidRDefault="002B305E" w:rsidP="00A2107A">
      <w:r>
        <w:separator/>
      </w:r>
    </w:p>
  </w:endnote>
  <w:endnote w:type="continuationSeparator" w:id="0">
    <w:p w14:paraId="3ACF6345" w14:textId="77777777" w:rsidR="002B305E" w:rsidRDefault="002B305E" w:rsidP="00A2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rabun">
    <w:altName w:val="Calibri"/>
    <w:charset w:val="00"/>
    <w:family w:val="auto"/>
    <w:pitch w:val="default"/>
  </w:font>
  <w:font w:name="TH SarabunPSK">
    <w:altName w:val="Arial Unicode MS"/>
    <w:charset w:val="00"/>
    <w:family w:val="swiss"/>
    <w:pitch w:val="variable"/>
    <w:sig w:usb0="A100006F" w:usb1="5000205A" w:usb2="00000000" w:usb3="00000000" w:csb0="00010183" w:csb1="00000000"/>
    <w:embedRegular r:id="rId1" w:fontKey="{75E3ED18-572B-47A2-B476-63104A92CF34}"/>
    <w:embedBold r:id="rId2" w:fontKey="{F5DB2EE9-D76D-4D78-8480-50D965DF3C7C}"/>
    <w:embedItalic r:id="rId3" w:fontKey="{207408FD-98B7-4D47-B6FF-D6F6FB36ED8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subsetted="1" w:fontKey="{5DB6245F-E1E7-4C4C-8450-1BA35673882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16AB0" w14:textId="77777777" w:rsidR="002B305E" w:rsidRDefault="002B305E" w:rsidP="00A2107A">
      <w:r>
        <w:separator/>
      </w:r>
    </w:p>
  </w:footnote>
  <w:footnote w:type="continuationSeparator" w:id="0">
    <w:p w14:paraId="6F1E6D9A" w14:textId="77777777" w:rsidR="002B305E" w:rsidRDefault="002B305E" w:rsidP="00A21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65363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F260B82" w14:textId="1CBB8985" w:rsidR="000A2A62" w:rsidRDefault="000A2A62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TH SarabunPSK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DD168A">
          <w:rPr>
            <w:noProof/>
            <w:cs/>
          </w:rPr>
          <w:t>ญ</w:t>
        </w:r>
        <w:r>
          <w:rPr>
            <w:noProof/>
          </w:rPr>
          <w:fldChar w:fldCharType="end"/>
        </w:r>
      </w:p>
    </w:sdtContent>
  </w:sdt>
  <w:p w14:paraId="6BCB5B0A" w14:textId="77777777" w:rsidR="000A2A62" w:rsidRPr="00C33248" w:rsidRDefault="000A2A62" w:rsidP="00C332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DFCFB" w14:textId="77777777" w:rsidR="000A2A62" w:rsidRDefault="000A2A62">
    <w:pPr>
      <w:pStyle w:val="Header"/>
      <w:jc w:val="right"/>
    </w:pPr>
  </w:p>
  <w:p w14:paraId="5CAEF10A" w14:textId="77777777" w:rsidR="000A2A62" w:rsidRDefault="000A2A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6496041"/>
      <w:docPartObj>
        <w:docPartGallery w:val="Page Numbers (Top of Page)"/>
        <w:docPartUnique/>
      </w:docPartObj>
    </w:sdtPr>
    <w:sdtContent>
      <w:p w14:paraId="5A8383B7" w14:textId="7A47164D" w:rsidR="000A2A62" w:rsidRDefault="000A2A62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TH SarabunPSK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DD168A">
          <w:rPr>
            <w:noProof/>
          </w:rPr>
          <w:t>59</w:t>
        </w:r>
        <w:r>
          <w:rPr>
            <w:noProof/>
          </w:rPr>
          <w:fldChar w:fldCharType="end"/>
        </w:r>
      </w:p>
    </w:sdtContent>
  </w:sdt>
  <w:p w14:paraId="788F897A" w14:textId="77777777" w:rsidR="000A2A62" w:rsidRPr="00C33248" w:rsidRDefault="000A2A62" w:rsidP="00C3324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F014D3" w14:textId="77777777" w:rsidR="000A2A62" w:rsidRDefault="000A2A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056E"/>
    <w:multiLevelType w:val="multilevel"/>
    <w:tmpl w:val="99CA61FE"/>
    <w:lvl w:ilvl="0">
      <w:start w:val="1"/>
      <w:numFmt w:val="decimal"/>
      <w:lvlText w:val="บทที่ %1"/>
      <w:lvlJc w:val="left"/>
      <w:pPr>
        <w:ind w:left="0" w:firstLine="0"/>
      </w:pPr>
      <w:rPr>
        <w:rFonts w:hint="default"/>
        <w:b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Sarabun" w:eastAsia="Sarabun" w:hAnsi="Sarabun" w:cs="Sarabun" w:hint="default"/>
        <w:i w:val="0"/>
        <w:color w:val="00000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17E62CB"/>
    <w:multiLevelType w:val="hybridMultilevel"/>
    <w:tmpl w:val="FB8CBDDA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A78CF"/>
    <w:multiLevelType w:val="multilevel"/>
    <w:tmpl w:val="EC144E5A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szCs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th-TH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4.%3"/>
      <w:lvlJc w:val="left"/>
      <w:pPr>
        <w:ind w:left="0" w:firstLine="0"/>
      </w:pPr>
      <w:rPr>
        <w:rFonts w:hint="default"/>
        <w:bCs w:val="0"/>
        <w:iCs w:val="0"/>
        <w:color w:val="auto"/>
        <w:lang w:bidi="th-TH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5A37EA2"/>
    <w:multiLevelType w:val="hybridMultilevel"/>
    <w:tmpl w:val="B0A08AE4"/>
    <w:lvl w:ilvl="0" w:tplc="14A2D8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476CC0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7D5751"/>
    <w:multiLevelType w:val="multilevel"/>
    <w:tmpl w:val="598E29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F5323D4"/>
    <w:multiLevelType w:val="hybridMultilevel"/>
    <w:tmpl w:val="2B8E6430"/>
    <w:lvl w:ilvl="0" w:tplc="9F4A83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E111DC"/>
    <w:multiLevelType w:val="multilevel"/>
    <w:tmpl w:val="CF4E5EEE"/>
    <w:lvl w:ilvl="0">
      <w:start w:val="1"/>
      <w:numFmt w:val="decimal"/>
      <w:lvlText w:val="บทที่ %1"/>
      <w:lvlJc w:val="left"/>
      <w:pPr>
        <w:ind w:left="0" w:firstLine="0"/>
      </w:pPr>
      <w:rPr>
        <w:rFonts w:hint="default"/>
        <w:b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i w:val="0"/>
        <w:smallCaps w:val="0"/>
        <w:strike w:val="0"/>
        <w:u w:val="none"/>
        <w:vertAlign w:val="baseline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Sarabun" w:eastAsia="Sarabun" w:hAnsi="Sarabun" w:cs="Sarabun" w:hint="default"/>
        <w:i w:val="0"/>
        <w:color w:val="00000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080672F"/>
    <w:multiLevelType w:val="multilevel"/>
    <w:tmpl w:val="178EE88E"/>
    <w:lvl w:ilvl="0">
      <w:start w:val="1"/>
      <w:numFmt w:val="decimal"/>
      <w:lvlText w:val="บทที่ %1"/>
      <w:lvlJc w:val="left"/>
      <w:pPr>
        <w:ind w:left="0" w:firstLine="0"/>
      </w:pPr>
      <w:rPr>
        <w:b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Sarabun" w:eastAsia="Sarabun" w:hAnsi="Sarabun" w:cs="Sarabun"/>
        <w:i w:val="0"/>
        <w:color w:val="00000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3340B10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35316993"/>
    <w:multiLevelType w:val="hybridMultilevel"/>
    <w:tmpl w:val="0C766B26"/>
    <w:lvl w:ilvl="0" w:tplc="EB54BD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C6D19"/>
    <w:multiLevelType w:val="hybridMultilevel"/>
    <w:tmpl w:val="2B8E6430"/>
    <w:lvl w:ilvl="0" w:tplc="9F4A83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8350BE"/>
    <w:multiLevelType w:val="hybridMultilevel"/>
    <w:tmpl w:val="FA0A0200"/>
    <w:lvl w:ilvl="0" w:tplc="825456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704D0B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7E91BE1"/>
    <w:multiLevelType w:val="hybridMultilevel"/>
    <w:tmpl w:val="BB84473A"/>
    <w:lvl w:ilvl="0" w:tplc="C18A42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C60312"/>
    <w:multiLevelType w:val="hybridMultilevel"/>
    <w:tmpl w:val="B1C09C34"/>
    <w:lvl w:ilvl="0" w:tplc="E236AF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CC1526"/>
    <w:multiLevelType w:val="hybridMultilevel"/>
    <w:tmpl w:val="DE945B32"/>
    <w:lvl w:ilvl="0" w:tplc="3CF610E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F57136"/>
    <w:multiLevelType w:val="hybridMultilevel"/>
    <w:tmpl w:val="9154D2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C54E8"/>
    <w:multiLevelType w:val="hybridMultilevel"/>
    <w:tmpl w:val="E25218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0340AB"/>
    <w:multiLevelType w:val="hybridMultilevel"/>
    <w:tmpl w:val="1594550A"/>
    <w:lvl w:ilvl="0" w:tplc="64462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B348B4"/>
    <w:multiLevelType w:val="multilevel"/>
    <w:tmpl w:val="DC0EC7E4"/>
    <w:lvl w:ilvl="0">
      <w:start w:val="1"/>
      <w:numFmt w:val="decimal"/>
      <w:lvlText w:val="บทที่ %1"/>
      <w:lvlJc w:val="left"/>
      <w:pPr>
        <w:ind w:left="432" w:hanging="432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Sarabun" w:eastAsia="Sarabun" w:hAnsi="Sarabun" w:cs="Sarabun"/>
        <w:i w:val="0"/>
        <w:color w:val="00000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6"/>
  </w:num>
  <w:num w:numId="5">
    <w:abstractNumId w:val="13"/>
  </w:num>
  <w:num w:numId="6">
    <w:abstractNumId w:val="3"/>
  </w:num>
  <w:num w:numId="7">
    <w:abstractNumId w:val="20"/>
  </w:num>
  <w:num w:numId="8">
    <w:abstractNumId w:val="0"/>
  </w:num>
  <w:num w:numId="9">
    <w:abstractNumId w:val="5"/>
  </w:num>
  <w:num w:numId="10">
    <w:abstractNumId w:val="19"/>
  </w:num>
  <w:num w:numId="11">
    <w:abstractNumId w:val="10"/>
  </w:num>
  <w:num w:numId="12">
    <w:abstractNumId w:val="8"/>
  </w:num>
  <w:num w:numId="13">
    <w:abstractNumId w:val="7"/>
  </w:num>
  <w:num w:numId="14">
    <w:abstractNumId w:val="11"/>
  </w:num>
  <w:num w:numId="15">
    <w:abstractNumId w:val="6"/>
  </w:num>
  <w:num w:numId="16">
    <w:abstractNumId w:val="15"/>
  </w:num>
  <w:num w:numId="17">
    <w:abstractNumId w:val="18"/>
  </w:num>
  <w:num w:numId="18">
    <w:abstractNumId w:val="17"/>
  </w:num>
  <w:num w:numId="19">
    <w:abstractNumId w:val="12"/>
  </w:num>
  <w:num w:numId="20">
    <w:abstractNumId w:val="1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5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saveSubsetFont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674"/>
    <w:rsid w:val="00000748"/>
    <w:rsid w:val="00000C91"/>
    <w:rsid w:val="000043D9"/>
    <w:rsid w:val="00004A78"/>
    <w:rsid w:val="00007F40"/>
    <w:rsid w:val="000119AC"/>
    <w:rsid w:val="0001220B"/>
    <w:rsid w:val="000122E5"/>
    <w:rsid w:val="000123DB"/>
    <w:rsid w:val="0001299B"/>
    <w:rsid w:val="000148D1"/>
    <w:rsid w:val="00014A94"/>
    <w:rsid w:val="00016CD7"/>
    <w:rsid w:val="00016D06"/>
    <w:rsid w:val="000207CC"/>
    <w:rsid w:val="000234D7"/>
    <w:rsid w:val="000237BB"/>
    <w:rsid w:val="00023DA4"/>
    <w:rsid w:val="0002451F"/>
    <w:rsid w:val="00024A88"/>
    <w:rsid w:val="00027C74"/>
    <w:rsid w:val="00030794"/>
    <w:rsid w:val="00031144"/>
    <w:rsid w:val="00033204"/>
    <w:rsid w:val="000371AF"/>
    <w:rsid w:val="0004002A"/>
    <w:rsid w:val="0004059D"/>
    <w:rsid w:val="00041E04"/>
    <w:rsid w:val="000425CC"/>
    <w:rsid w:val="000427D8"/>
    <w:rsid w:val="00042DB7"/>
    <w:rsid w:val="00042EFE"/>
    <w:rsid w:val="00042FA6"/>
    <w:rsid w:val="0004466C"/>
    <w:rsid w:val="00046F36"/>
    <w:rsid w:val="000512D9"/>
    <w:rsid w:val="000539F0"/>
    <w:rsid w:val="00053A46"/>
    <w:rsid w:val="00053DDD"/>
    <w:rsid w:val="0006064A"/>
    <w:rsid w:val="00060C43"/>
    <w:rsid w:val="00062041"/>
    <w:rsid w:val="00062372"/>
    <w:rsid w:val="00062FB2"/>
    <w:rsid w:val="000630E4"/>
    <w:rsid w:val="000633CE"/>
    <w:rsid w:val="00063715"/>
    <w:rsid w:val="000638D7"/>
    <w:rsid w:val="0007160F"/>
    <w:rsid w:val="00072A05"/>
    <w:rsid w:val="000734E6"/>
    <w:rsid w:val="000749AB"/>
    <w:rsid w:val="00075AAB"/>
    <w:rsid w:val="00076CC2"/>
    <w:rsid w:val="000771C8"/>
    <w:rsid w:val="00080EEE"/>
    <w:rsid w:val="00081994"/>
    <w:rsid w:val="00081A8E"/>
    <w:rsid w:val="00082166"/>
    <w:rsid w:val="000829AD"/>
    <w:rsid w:val="000831B5"/>
    <w:rsid w:val="00084B6F"/>
    <w:rsid w:val="000862B7"/>
    <w:rsid w:val="000863BD"/>
    <w:rsid w:val="0008685A"/>
    <w:rsid w:val="0008711E"/>
    <w:rsid w:val="000873BA"/>
    <w:rsid w:val="00087654"/>
    <w:rsid w:val="00087949"/>
    <w:rsid w:val="0009079C"/>
    <w:rsid w:val="00091C0A"/>
    <w:rsid w:val="00091F4E"/>
    <w:rsid w:val="0009261A"/>
    <w:rsid w:val="00092CA9"/>
    <w:rsid w:val="00092E49"/>
    <w:rsid w:val="000930FB"/>
    <w:rsid w:val="0009312D"/>
    <w:rsid w:val="00094956"/>
    <w:rsid w:val="0009567A"/>
    <w:rsid w:val="00095842"/>
    <w:rsid w:val="00096BD2"/>
    <w:rsid w:val="000976E2"/>
    <w:rsid w:val="00097F48"/>
    <w:rsid w:val="000A06C2"/>
    <w:rsid w:val="000A0C11"/>
    <w:rsid w:val="000A0C29"/>
    <w:rsid w:val="000A29E8"/>
    <w:rsid w:val="000A2A62"/>
    <w:rsid w:val="000A3E93"/>
    <w:rsid w:val="000A4577"/>
    <w:rsid w:val="000A457B"/>
    <w:rsid w:val="000A467B"/>
    <w:rsid w:val="000A4829"/>
    <w:rsid w:val="000A778E"/>
    <w:rsid w:val="000B0A08"/>
    <w:rsid w:val="000B0F8B"/>
    <w:rsid w:val="000B18EC"/>
    <w:rsid w:val="000B247C"/>
    <w:rsid w:val="000B2BE6"/>
    <w:rsid w:val="000B4692"/>
    <w:rsid w:val="000C0897"/>
    <w:rsid w:val="000C09E7"/>
    <w:rsid w:val="000C24CE"/>
    <w:rsid w:val="000C2E97"/>
    <w:rsid w:val="000C3A5B"/>
    <w:rsid w:val="000C730B"/>
    <w:rsid w:val="000C7E2A"/>
    <w:rsid w:val="000D013E"/>
    <w:rsid w:val="000D0C94"/>
    <w:rsid w:val="000D216D"/>
    <w:rsid w:val="000D366A"/>
    <w:rsid w:val="000D379C"/>
    <w:rsid w:val="000D3877"/>
    <w:rsid w:val="000D3D06"/>
    <w:rsid w:val="000D41A6"/>
    <w:rsid w:val="000D4217"/>
    <w:rsid w:val="000D4776"/>
    <w:rsid w:val="000D5431"/>
    <w:rsid w:val="000D6540"/>
    <w:rsid w:val="000D73DD"/>
    <w:rsid w:val="000D7DF1"/>
    <w:rsid w:val="000D7FD2"/>
    <w:rsid w:val="000E1494"/>
    <w:rsid w:val="000E2E31"/>
    <w:rsid w:val="000E398E"/>
    <w:rsid w:val="000E536B"/>
    <w:rsid w:val="000E5514"/>
    <w:rsid w:val="000E5650"/>
    <w:rsid w:val="000E5754"/>
    <w:rsid w:val="000E5CD5"/>
    <w:rsid w:val="000E5EB2"/>
    <w:rsid w:val="000F144E"/>
    <w:rsid w:val="000F1F96"/>
    <w:rsid w:val="000F27C3"/>
    <w:rsid w:val="000F5173"/>
    <w:rsid w:val="000F7551"/>
    <w:rsid w:val="00100F61"/>
    <w:rsid w:val="00101C77"/>
    <w:rsid w:val="001022F3"/>
    <w:rsid w:val="00102C99"/>
    <w:rsid w:val="00103030"/>
    <w:rsid w:val="00104621"/>
    <w:rsid w:val="001048A6"/>
    <w:rsid w:val="00104F2D"/>
    <w:rsid w:val="0010704F"/>
    <w:rsid w:val="00110268"/>
    <w:rsid w:val="00111D89"/>
    <w:rsid w:val="00112062"/>
    <w:rsid w:val="00112085"/>
    <w:rsid w:val="00116568"/>
    <w:rsid w:val="001166A9"/>
    <w:rsid w:val="001168BC"/>
    <w:rsid w:val="00117B2F"/>
    <w:rsid w:val="00120C42"/>
    <w:rsid w:val="00120C69"/>
    <w:rsid w:val="001216AB"/>
    <w:rsid w:val="00122A1A"/>
    <w:rsid w:val="0012306E"/>
    <w:rsid w:val="001231CC"/>
    <w:rsid w:val="0012344F"/>
    <w:rsid w:val="0012556F"/>
    <w:rsid w:val="001267ED"/>
    <w:rsid w:val="00127131"/>
    <w:rsid w:val="0012776E"/>
    <w:rsid w:val="00127843"/>
    <w:rsid w:val="00127EC2"/>
    <w:rsid w:val="001306E7"/>
    <w:rsid w:val="001333FF"/>
    <w:rsid w:val="00133669"/>
    <w:rsid w:val="00135153"/>
    <w:rsid w:val="00136A0C"/>
    <w:rsid w:val="00136C4B"/>
    <w:rsid w:val="00137C0A"/>
    <w:rsid w:val="00140230"/>
    <w:rsid w:val="001436BE"/>
    <w:rsid w:val="001445B6"/>
    <w:rsid w:val="00144AE3"/>
    <w:rsid w:val="00146C39"/>
    <w:rsid w:val="001504D2"/>
    <w:rsid w:val="00153B78"/>
    <w:rsid w:val="00153DB8"/>
    <w:rsid w:val="00154208"/>
    <w:rsid w:val="00154C06"/>
    <w:rsid w:val="00154CB5"/>
    <w:rsid w:val="00154E43"/>
    <w:rsid w:val="00154E9E"/>
    <w:rsid w:val="0015521E"/>
    <w:rsid w:val="00156089"/>
    <w:rsid w:val="0015699B"/>
    <w:rsid w:val="00156DB8"/>
    <w:rsid w:val="00160E5E"/>
    <w:rsid w:val="001641E1"/>
    <w:rsid w:val="00164962"/>
    <w:rsid w:val="00165C99"/>
    <w:rsid w:val="001661AD"/>
    <w:rsid w:val="00167FCA"/>
    <w:rsid w:val="00171378"/>
    <w:rsid w:val="0017145E"/>
    <w:rsid w:val="00172D0F"/>
    <w:rsid w:val="00174C69"/>
    <w:rsid w:val="00174E93"/>
    <w:rsid w:val="00174EB8"/>
    <w:rsid w:val="00175B8C"/>
    <w:rsid w:val="00176466"/>
    <w:rsid w:val="00177542"/>
    <w:rsid w:val="0017780D"/>
    <w:rsid w:val="0017781C"/>
    <w:rsid w:val="00177AAD"/>
    <w:rsid w:val="00177EBE"/>
    <w:rsid w:val="00182CED"/>
    <w:rsid w:val="001844E2"/>
    <w:rsid w:val="00184D4E"/>
    <w:rsid w:val="0018555A"/>
    <w:rsid w:val="001856FF"/>
    <w:rsid w:val="00185E6B"/>
    <w:rsid w:val="00187A17"/>
    <w:rsid w:val="00187F95"/>
    <w:rsid w:val="00190EEC"/>
    <w:rsid w:val="00193430"/>
    <w:rsid w:val="001941DF"/>
    <w:rsid w:val="00194575"/>
    <w:rsid w:val="00194F2C"/>
    <w:rsid w:val="001958CC"/>
    <w:rsid w:val="00195F94"/>
    <w:rsid w:val="001960A7"/>
    <w:rsid w:val="00196962"/>
    <w:rsid w:val="001A180C"/>
    <w:rsid w:val="001A2EBF"/>
    <w:rsid w:val="001A3CEC"/>
    <w:rsid w:val="001B00D6"/>
    <w:rsid w:val="001B016A"/>
    <w:rsid w:val="001B14A0"/>
    <w:rsid w:val="001B2577"/>
    <w:rsid w:val="001B2E40"/>
    <w:rsid w:val="001B3674"/>
    <w:rsid w:val="001B3B48"/>
    <w:rsid w:val="001B543A"/>
    <w:rsid w:val="001B66E8"/>
    <w:rsid w:val="001B7AF4"/>
    <w:rsid w:val="001C2674"/>
    <w:rsid w:val="001C31BF"/>
    <w:rsid w:val="001C35ED"/>
    <w:rsid w:val="001C44D3"/>
    <w:rsid w:val="001C6446"/>
    <w:rsid w:val="001C72DF"/>
    <w:rsid w:val="001D0DE8"/>
    <w:rsid w:val="001D32B0"/>
    <w:rsid w:val="001D38B5"/>
    <w:rsid w:val="001D44A2"/>
    <w:rsid w:val="001D6F01"/>
    <w:rsid w:val="001E0A53"/>
    <w:rsid w:val="001E0BB6"/>
    <w:rsid w:val="001E3C74"/>
    <w:rsid w:val="001E4FDA"/>
    <w:rsid w:val="001E584F"/>
    <w:rsid w:val="001E59E4"/>
    <w:rsid w:val="001E733E"/>
    <w:rsid w:val="001E7B3F"/>
    <w:rsid w:val="001E7E79"/>
    <w:rsid w:val="001F09BB"/>
    <w:rsid w:val="001F1994"/>
    <w:rsid w:val="001F1CCB"/>
    <w:rsid w:val="001F1F56"/>
    <w:rsid w:val="001F2D4E"/>
    <w:rsid w:val="001F68D7"/>
    <w:rsid w:val="00200526"/>
    <w:rsid w:val="002050C9"/>
    <w:rsid w:val="002054E4"/>
    <w:rsid w:val="0021054C"/>
    <w:rsid w:val="002107AF"/>
    <w:rsid w:val="00212E14"/>
    <w:rsid w:val="00213EC9"/>
    <w:rsid w:val="0021405C"/>
    <w:rsid w:val="002143EE"/>
    <w:rsid w:val="00215139"/>
    <w:rsid w:val="002166B2"/>
    <w:rsid w:val="00220507"/>
    <w:rsid w:val="00220E2C"/>
    <w:rsid w:val="00220E5A"/>
    <w:rsid w:val="00220F9F"/>
    <w:rsid w:val="00221859"/>
    <w:rsid w:val="0022273C"/>
    <w:rsid w:val="00223DC8"/>
    <w:rsid w:val="002248BF"/>
    <w:rsid w:val="00225851"/>
    <w:rsid w:val="00226E15"/>
    <w:rsid w:val="00227C60"/>
    <w:rsid w:val="00230569"/>
    <w:rsid w:val="00232A1A"/>
    <w:rsid w:val="00232BD9"/>
    <w:rsid w:val="00235638"/>
    <w:rsid w:val="00236802"/>
    <w:rsid w:val="0023682E"/>
    <w:rsid w:val="00237D6F"/>
    <w:rsid w:val="002401AA"/>
    <w:rsid w:val="002406FC"/>
    <w:rsid w:val="00240A09"/>
    <w:rsid w:val="00240DD1"/>
    <w:rsid w:val="00240E4D"/>
    <w:rsid w:val="00242BB6"/>
    <w:rsid w:val="00242F07"/>
    <w:rsid w:val="002430C0"/>
    <w:rsid w:val="002435B0"/>
    <w:rsid w:val="00243D18"/>
    <w:rsid w:val="00247FC3"/>
    <w:rsid w:val="00250D76"/>
    <w:rsid w:val="002526E1"/>
    <w:rsid w:val="00252AFD"/>
    <w:rsid w:val="00252F66"/>
    <w:rsid w:val="00253345"/>
    <w:rsid w:val="00257670"/>
    <w:rsid w:val="00261D92"/>
    <w:rsid w:val="00263F3E"/>
    <w:rsid w:val="0026496A"/>
    <w:rsid w:val="00267876"/>
    <w:rsid w:val="00267D23"/>
    <w:rsid w:val="00271953"/>
    <w:rsid w:val="002721FE"/>
    <w:rsid w:val="00272249"/>
    <w:rsid w:val="00273832"/>
    <w:rsid w:val="0027477D"/>
    <w:rsid w:val="00275636"/>
    <w:rsid w:val="0027582E"/>
    <w:rsid w:val="00281EF1"/>
    <w:rsid w:val="00283D10"/>
    <w:rsid w:val="0028410F"/>
    <w:rsid w:val="002908B4"/>
    <w:rsid w:val="00291461"/>
    <w:rsid w:val="00291A03"/>
    <w:rsid w:val="00294D41"/>
    <w:rsid w:val="002958E5"/>
    <w:rsid w:val="00296311"/>
    <w:rsid w:val="002966F4"/>
    <w:rsid w:val="002975E8"/>
    <w:rsid w:val="002A06DC"/>
    <w:rsid w:val="002A0CFE"/>
    <w:rsid w:val="002A16BF"/>
    <w:rsid w:val="002A410C"/>
    <w:rsid w:val="002A4EA6"/>
    <w:rsid w:val="002A4FA6"/>
    <w:rsid w:val="002A633A"/>
    <w:rsid w:val="002A69BB"/>
    <w:rsid w:val="002A6C52"/>
    <w:rsid w:val="002A7673"/>
    <w:rsid w:val="002B0CB1"/>
    <w:rsid w:val="002B11AD"/>
    <w:rsid w:val="002B1A2E"/>
    <w:rsid w:val="002B305E"/>
    <w:rsid w:val="002C0C19"/>
    <w:rsid w:val="002C17C9"/>
    <w:rsid w:val="002C1AF2"/>
    <w:rsid w:val="002C33F3"/>
    <w:rsid w:val="002C4F14"/>
    <w:rsid w:val="002C5C53"/>
    <w:rsid w:val="002C68E0"/>
    <w:rsid w:val="002C70CC"/>
    <w:rsid w:val="002C74D9"/>
    <w:rsid w:val="002D11E3"/>
    <w:rsid w:val="002D17A8"/>
    <w:rsid w:val="002D17F3"/>
    <w:rsid w:val="002D1ED1"/>
    <w:rsid w:val="002D3B7D"/>
    <w:rsid w:val="002D4A47"/>
    <w:rsid w:val="002D5466"/>
    <w:rsid w:val="002D5B08"/>
    <w:rsid w:val="002D7284"/>
    <w:rsid w:val="002D784C"/>
    <w:rsid w:val="002D7CE7"/>
    <w:rsid w:val="002E0481"/>
    <w:rsid w:val="002E1A29"/>
    <w:rsid w:val="002E4699"/>
    <w:rsid w:val="002E4B3F"/>
    <w:rsid w:val="002E5BE0"/>
    <w:rsid w:val="002E65A7"/>
    <w:rsid w:val="002E7452"/>
    <w:rsid w:val="002F2DC3"/>
    <w:rsid w:val="002F3481"/>
    <w:rsid w:val="002F37E1"/>
    <w:rsid w:val="002F3F12"/>
    <w:rsid w:val="002F4F98"/>
    <w:rsid w:val="002F56FD"/>
    <w:rsid w:val="002F57EA"/>
    <w:rsid w:val="002F59F0"/>
    <w:rsid w:val="002F5D1E"/>
    <w:rsid w:val="003006E1"/>
    <w:rsid w:val="00302536"/>
    <w:rsid w:val="00302F6C"/>
    <w:rsid w:val="003038B7"/>
    <w:rsid w:val="003057E1"/>
    <w:rsid w:val="00305D22"/>
    <w:rsid w:val="003123E2"/>
    <w:rsid w:val="0031338B"/>
    <w:rsid w:val="00313ABF"/>
    <w:rsid w:val="00320B0F"/>
    <w:rsid w:val="003211AC"/>
    <w:rsid w:val="00323873"/>
    <w:rsid w:val="0032438B"/>
    <w:rsid w:val="0032655E"/>
    <w:rsid w:val="003271EF"/>
    <w:rsid w:val="00327D1F"/>
    <w:rsid w:val="00332CE7"/>
    <w:rsid w:val="003343F2"/>
    <w:rsid w:val="0033477E"/>
    <w:rsid w:val="0033667A"/>
    <w:rsid w:val="00336834"/>
    <w:rsid w:val="00337633"/>
    <w:rsid w:val="00337E7A"/>
    <w:rsid w:val="0034083D"/>
    <w:rsid w:val="00341583"/>
    <w:rsid w:val="00342A2E"/>
    <w:rsid w:val="00344AFD"/>
    <w:rsid w:val="00346591"/>
    <w:rsid w:val="00347213"/>
    <w:rsid w:val="00350E56"/>
    <w:rsid w:val="0035104B"/>
    <w:rsid w:val="00351C9F"/>
    <w:rsid w:val="00351DA9"/>
    <w:rsid w:val="00354206"/>
    <w:rsid w:val="00354711"/>
    <w:rsid w:val="003547C0"/>
    <w:rsid w:val="00354EEE"/>
    <w:rsid w:val="0035516C"/>
    <w:rsid w:val="003552C7"/>
    <w:rsid w:val="00355A74"/>
    <w:rsid w:val="003560B4"/>
    <w:rsid w:val="00356CE3"/>
    <w:rsid w:val="00361B25"/>
    <w:rsid w:val="00361D4E"/>
    <w:rsid w:val="00363663"/>
    <w:rsid w:val="00365CC5"/>
    <w:rsid w:val="00367BD5"/>
    <w:rsid w:val="00367FE5"/>
    <w:rsid w:val="00371000"/>
    <w:rsid w:val="00371BAF"/>
    <w:rsid w:val="003726E9"/>
    <w:rsid w:val="0037322E"/>
    <w:rsid w:val="00373C3D"/>
    <w:rsid w:val="00374A15"/>
    <w:rsid w:val="003760D4"/>
    <w:rsid w:val="00376998"/>
    <w:rsid w:val="00377C28"/>
    <w:rsid w:val="0038197D"/>
    <w:rsid w:val="00382BDE"/>
    <w:rsid w:val="00383829"/>
    <w:rsid w:val="003854CC"/>
    <w:rsid w:val="0038577D"/>
    <w:rsid w:val="003860DC"/>
    <w:rsid w:val="003870EA"/>
    <w:rsid w:val="00390082"/>
    <w:rsid w:val="0039038B"/>
    <w:rsid w:val="003908CE"/>
    <w:rsid w:val="00390AA4"/>
    <w:rsid w:val="00392C20"/>
    <w:rsid w:val="00392DE3"/>
    <w:rsid w:val="003959E0"/>
    <w:rsid w:val="00397397"/>
    <w:rsid w:val="00397AC2"/>
    <w:rsid w:val="003A19BC"/>
    <w:rsid w:val="003A3D8B"/>
    <w:rsid w:val="003A5A90"/>
    <w:rsid w:val="003A64CF"/>
    <w:rsid w:val="003B23CF"/>
    <w:rsid w:val="003B2AAD"/>
    <w:rsid w:val="003B2ACE"/>
    <w:rsid w:val="003B32E9"/>
    <w:rsid w:val="003B3EE9"/>
    <w:rsid w:val="003B63A3"/>
    <w:rsid w:val="003B65C2"/>
    <w:rsid w:val="003B7336"/>
    <w:rsid w:val="003B784E"/>
    <w:rsid w:val="003B7D20"/>
    <w:rsid w:val="003C08E8"/>
    <w:rsid w:val="003C13B6"/>
    <w:rsid w:val="003C2423"/>
    <w:rsid w:val="003C328F"/>
    <w:rsid w:val="003C3407"/>
    <w:rsid w:val="003C5CE7"/>
    <w:rsid w:val="003C5EB5"/>
    <w:rsid w:val="003C6377"/>
    <w:rsid w:val="003C7FEF"/>
    <w:rsid w:val="003D4339"/>
    <w:rsid w:val="003D63AD"/>
    <w:rsid w:val="003D6656"/>
    <w:rsid w:val="003D69D8"/>
    <w:rsid w:val="003E1E05"/>
    <w:rsid w:val="003E304D"/>
    <w:rsid w:val="003E310D"/>
    <w:rsid w:val="003E4D64"/>
    <w:rsid w:val="003E53B6"/>
    <w:rsid w:val="003E5978"/>
    <w:rsid w:val="003E5AAB"/>
    <w:rsid w:val="003E5B72"/>
    <w:rsid w:val="003E6E9A"/>
    <w:rsid w:val="003E7A73"/>
    <w:rsid w:val="003F01B7"/>
    <w:rsid w:val="003F219F"/>
    <w:rsid w:val="003F21D6"/>
    <w:rsid w:val="003F2AEA"/>
    <w:rsid w:val="003F2C7C"/>
    <w:rsid w:val="003F2E78"/>
    <w:rsid w:val="003F2EC8"/>
    <w:rsid w:val="003F31EC"/>
    <w:rsid w:val="003F4E65"/>
    <w:rsid w:val="003F54BB"/>
    <w:rsid w:val="003F5D59"/>
    <w:rsid w:val="003F6EB8"/>
    <w:rsid w:val="003F7AAA"/>
    <w:rsid w:val="0040084D"/>
    <w:rsid w:val="00400D44"/>
    <w:rsid w:val="00401699"/>
    <w:rsid w:val="00401C85"/>
    <w:rsid w:val="00401FA5"/>
    <w:rsid w:val="00402ED5"/>
    <w:rsid w:val="00403591"/>
    <w:rsid w:val="00404C08"/>
    <w:rsid w:val="004063BE"/>
    <w:rsid w:val="004067AC"/>
    <w:rsid w:val="0040774B"/>
    <w:rsid w:val="004079E7"/>
    <w:rsid w:val="00411E65"/>
    <w:rsid w:val="0041349D"/>
    <w:rsid w:val="004137C1"/>
    <w:rsid w:val="00414E51"/>
    <w:rsid w:val="004154C8"/>
    <w:rsid w:val="00416E20"/>
    <w:rsid w:val="00420262"/>
    <w:rsid w:val="00420730"/>
    <w:rsid w:val="0042442F"/>
    <w:rsid w:val="00424A26"/>
    <w:rsid w:val="00424B2C"/>
    <w:rsid w:val="00424D71"/>
    <w:rsid w:val="004250D7"/>
    <w:rsid w:val="004264A3"/>
    <w:rsid w:val="00426805"/>
    <w:rsid w:val="00426E66"/>
    <w:rsid w:val="0042719F"/>
    <w:rsid w:val="004308A3"/>
    <w:rsid w:val="00431D6B"/>
    <w:rsid w:val="00432EB1"/>
    <w:rsid w:val="004348C7"/>
    <w:rsid w:val="00434F82"/>
    <w:rsid w:val="004355B6"/>
    <w:rsid w:val="00435F0C"/>
    <w:rsid w:val="00436866"/>
    <w:rsid w:val="004417FD"/>
    <w:rsid w:val="00441B67"/>
    <w:rsid w:val="00444997"/>
    <w:rsid w:val="00445852"/>
    <w:rsid w:val="00451B0C"/>
    <w:rsid w:val="00451EBE"/>
    <w:rsid w:val="004526FD"/>
    <w:rsid w:val="004527AA"/>
    <w:rsid w:val="004535F8"/>
    <w:rsid w:val="00455F77"/>
    <w:rsid w:val="00462CF5"/>
    <w:rsid w:val="00464802"/>
    <w:rsid w:val="00464EF2"/>
    <w:rsid w:val="00465B29"/>
    <w:rsid w:val="00466E91"/>
    <w:rsid w:val="00467923"/>
    <w:rsid w:val="00471A40"/>
    <w:rsid w:val="00471ED0"/>
    <w:rsid w:val="00473D07"/>
    <w:rsid w:val="00473EE8"/>
    <w:rsid w:val="004741CE"/>
    <w:rsid w:val="00474D1F"/>
    <w:rsid w:val="004757BB"/>
    <w:rsid w:val="004757BE"/>
    <w:rsid w:val="00476DB7"/>
    <w:rsid w:val="00480452"/>
    <w:rsid w:val="0048124E"/>
    <w:rsid w:val="00483BBF"/>
    <w:rsid w:val="00484A97"/>
    <w:rsid w:val="004851A5"/>
    <w:rsid w:val="00485FB9"/>
    <w:rsid w:val="0048629C"/>
    <w:rsid w:val="0048792F"/>
    <w:rsid w:val="00490A85"/>
    <w:rsid w:val="00491F1A"/>
    <w:rsid w:val="00493729"/>
    <w:rsid w:val="0049405C"/>
    <w:rsid w:val="004941A6"/>
    <w:rsid w:val="00494E0A"/>
    <w:rsid w:val="00495518"/>
    <w:rsid w:val="00495DE6"/>
    <w:rsid w:val="00495F42"/>
    <w:rsid w:val="004960D8"/>
    <w:rsid w:val="004963CF"/>
    <w:rsid w:val="0049754E"/>
    <w:rsid w:val="004A0724"/>
    <w:rsid w:val="004A257C"/>
    <w:rsid w:val="004A3097"/>
    <w:rsid w:val="004A4177"/>
    <w:rsid w:val="004A4858"/>
    <w:rsid w:val="004A5428"/>
    <w:rsid w:val="004A59CA"/>
    <w:rsid w:val="004A5C41"/>
    <w:rsid w:val="004A694E"/>
    <w:rsid w:val="004B30AF"/>
    <w:rsid w:val="004B3238"/>
    <w:rsid w:val="004B4B62"/>
    <w:rsid w:val="004B4DB7"/>
    <w:rsid w:val="004B5083"/>
    <w:rsid w:val="004B55B7"/>
    <w:rsid w:val="004B5F60"/>
    <w:rsid w:val="004B7829"/>
    <w:rsid w:val="004C2E92"/>
    <w:rsid w:val="004C3C10"/>
    <w:rsid w:val="004C3EDB"/>
    <w:rsid w:val="004C6A49"/>
    <w:rsid w:val="004C7361"/>
    <w:rsid w:val="004C74C3"/>
    <w:rsid w:val="004C7C06"/>
    <w:rsid w:val="004D0094"/>
    <w:rsid w:val="004D216F"/>
    <w:rsid w:val="004D2525"/>
    <w:rsid w:val="004D4829"/>
    <w:rsid w:val="004D5589"/>
    <w:rsid w:val="004D56FC"/>
    <w:rsid w:val="004D57AD"/>
    <w:rsid w:val="004D683F"/>
    <w:rsid w:val="004D7423"/>
    <w:rsid w:val="004D7F51"/>
    <w:rsid w:val="004E0FB4"/>
    <w:rsid w:val="004E1A1A"/>
    <w:rsid w:val="004E20AD"/>
    <w:rsid w:val="004E2C42"/>
    <w:rsid w:val="004E400C"/>
    <w:rsid w:val="004E47DA"/>
    <w:rsid w:val="004E47DF"/>
    <w:rsid w:val="004E604E"/>
    <w:rsid w:val="004E6C30"/>
    <w:rsid w:val="004E6F36"/>
    <w:rsid w:val="004E7B6F"/>
    <w:rsid w:val="004E7DD7"/>
    <w:rsid w:val="004F030A"/>
    <w:rsid w:val="004F04A9"/>
    <w:rsid w:val="004F0FB0"/>
    <w:rsid w:val="004F1219"/>
    <w:rsid w:val="004F1DBC"/>
    <w:rsid w:val="004F2286"/>
    <w:rsid w:val="004F36CF"/>
    <w:rsid w:val="004F3DE0"/>
    <w:rsid w:val="004F4B46"/>
    <w:rsid w:val="004F5CD1"/>
    <w:rsid w:val="004F68A3"/>
    <w:rsid w:val="004F6F1E"/>
    <w:rsid w:val="004F7050"/>
    <w:rsid w:val="005008F9"/>
    <w:rsid w:val="00502D52"/>
    <w:rsid w:val="00502E47"/>
    <w:rsid w:val="00504049"/>
    <w:rsid w:val="00504AAF"/>
    <w:rsid w:val="00504C93"/>
    <w:rsid w:val="00504DF9"/>
    <w:rsid w:val="005069FC"/>
    <w:rsid w:val="00506AD7"/>
    <w:rsid w:val="00510685"/>
    <w:rsid w:val="00512806"/>
    <w:rsid w:val="00512C24"/>
    <w:rsid w:val="00512FC5"/>
    <w:rsid w:val="00513AEF"/>
    <w:rsid w:val="00514AF8"/>
    <w:rsid w:val="005156A2"/>
    <w:rsid w:val="00516E56"/>
    <w:rsid w:val="00517A3F"/>
    <w:rsid w:val="00520617"/>
    <w:rsid w:val="00521F1B"/>
    <w:rsid w:val="00522032"/>
    <w:rsid w:val="0052330B"/>
    <w:rsid w:val="00526BCE"/>
    <w:rsid w:val="00526E19"/>
    <w:rsid w:val="00530FE1"/>
    <w:rsid w:val="0053375D"/>
    <w:rsid w:val="00534FA4"/>
    <w:rsid w:val="005405AC"/>
    <w:rsid w:val="005408FC"/>
    <w:rsid w:val="00540A94"/>
    <w:rsid w:val="00543997"/>
    <w:rsid w:val="00543E81"/>
    <w:rsid w:val="00545885"/>
    <w:rsid w:val="0054597C"/>
    <w:rsid w:val="005462EC"/>
    <w:rsid w:val="005466AC"/>
    <w:rsid w:val="00547D5F"/>
    <w:rsid w:val="00551249"/>
    <w:rsid w:val="00552C90"/>
    <w:rsid w:val="005535EF"/>
    <w:rsid w:val="005545E5"/>
    <w:rsid w:val="00554D84"/>
    <w:rsid w:val="00554DB6"/>
    <w:rsid w:val="00555D25"/>
    <w:rsid w:val="00556E72"/>
    <w:rsid w:val="00556F1E"/>
    <w:rsid w:val="005570D3"/>
    <w:rsid w:val="00557280"/>
    <w:rsid w:val="0055786A"/>
    <w:rsid w:val="0056066F"/>
    <w:rsid w:val="00560A92"/>
    <w:rsid w:val="005644C1"/>
    <w:rsid w:val="00564C4F"/>
    <w:rsid w:val="00565067"/>
    <w:rsid w:val="00565E65"/>
    <w:rsid w:val="00567F5D"/>
    <w:rsid w:val="00572421"/>
    <w:rsid w:val="00572FB8"/>
    <w:rsid w:val="00574B0D"/>
    <w:rsid w:val="005801E2"/>
    <w:rsid w:val="0058131A"/>
    <w:rsid w:val="00581DF4"/>
    <w:rsid w:val="005841FB"/>
    <w:rsid w:val="005877DB"/>
    <w:rsid w:val="0059175D"/>
    <w:rsid w:val="00591BCA"/>
    <w:rsid w:val="005962F7"/>
    <w:rsid w:val="0059684D"/>
    <w:rsid w:val="0059689D"/>
    <w:rsid w:val="005973F7"/>
    <w:rsid w:val="005A0637"/>
    <w:rsid w:val="005A1C92"/>
    <w:rsid w:val="005A2005"/>
    <w:rsid w:val="005A43F0"/>
    <w:rsid w:val="005A51AC"/>
    <w:rsid w:val="005A66E3"/>
    <w:rsid w:val="005A791D"/>
    <w:rsid w:val="005A7E6C"/>
    <w:rsid w:val="005B03A3"/>
    <w:rsid w:val="005B1330"/>
    <w:rsid w:val="005B2E4D"/>
    <w:rsid w:val="005B470E"/>
    <w:rsid w:val="005B4D63"/>
    <w:rsid w:val="005B668B"/>
    <w:rsid w:val="005B6D39"/>
    <w:rsid w:val="005C14FE"/>
    <w:rsid w:val="005C1FDD"/>
    <w:rsid w:val="005C31C1"/>
    <w:rsid w:val="005C3BDE"/>
    <w:rsid w:val="005C4090"/>
    <w:rsid w:val="005C40F1"/>
    <w:rsid w:val="005C502B"/>
    <w:rsid w:val="005C547B"/>
    <w:rsid w:val="005C70CE"/>
    <w:rsid w:val="005C788C"/>
    <w:rsid w:val="005D0310"/>
    <w:rsid w:val="005D0CD9"/>
    <w:rsid w:val="005D12FD"/>
    <w:rsid w:val="005D2D14"/>
    <w:rsid w:val="005D3830"/>
    <w:rsid w:val="005D5F48"/>
    <w:rsid w:val="005D66E3"/>
    <w:rsid w:val="005D6F51"/>
    <w:rsid w:val="005E15FC"/>
    <w:rsid w:val="005E1DCF"/>
    <w:rsid w:val="005E5AFD"/>
    <w:rsid w:val="005E616C"/>
    <w:rsid w:val="005F005C"/>
    <w:rsid w:val="005F01E1"/>
    <w:rsid w:val="005F0200"/>
    <w:rsid w:val="005F15F8"/>
    <w:rsid w:val="005F2A73"/>
    <w:rsid w:val="005F31A5"/>
    <w:rsid w:val="005F3649"/>
    <w:rsid w:val="005F37F2"/>
    <w:rsid w:val="005F46F0"/>
    <w:rsid w:val="005F49FE"/>
    <w:rsid w:val="005F715F"/>
    <w:rsid w:val="006002C3"/>
    <w:rsid w:val="00601A67"/>
    <w:rsid w:val="006023E2"/>
    <w:rsid w:val="00604563"/>
    <w:rsid w:val="00604B61"/>
    <w:rsid w:val="00605088"/>
    <w:rsid w:val="00605C5E"/>
    <w:rsid w:val="00606919"/>
    <w:rsid w:val="0060694C"/>
    <w:rsid w:val="00606C0C"/>
    <w:rsid w:val="0060742F"/>
    <w:rsid w:val="0060755C"/>
    <w:rsid w:val="006076D2"/>
    <w:rsid w:val="00607858"/>
    <w:rsid w:val="006126F6"/>
    <w:rsid w:val="006134ED"/>
    <w:rsid w:val="00613563"/>
    <w:rsid w:val="00613C6C"/>
    <w:rsid w:val="00614161"/>
    <w:rsid w:val="00614850"/>
    <w:rsid w:val="00614BA5"/>
    <w:rsid w:val="00615635"/>
    <w:rsid w:val="006166F9"/>
    <w:rsid w:val="006175CF"/>
    <w:rsid w:val="00620B47"/>
    <w:rsid w:val="00620F70"/>
    <w:rsid w:val="00621455"/>
    <w:rsid w:val="006222EE"/>
    <w:rsid w:val="00622E20"/>
    <w:rsid w:val="00623388"/>
    <w:rsid w:val="0062393A"/>
    <w:rsid w:val="00624246"/>
    <w:rsid w:val="00625EAF"/>
    <w:rsid w:val="006263AA"/>
    <w:rsid w:val="0062670A"/>
    <w:rsid w:val="00627BA1"/>
    <w:rsid w:val="00627E62"/>
    <w:rsid w:val="00632228"/>
    <w:rsid w:val="00632272"/>
    <w:rsid w:val="00632C96"/>
    <w:rsid w:val="0063302E"/>
    <w:rsid w:val="00634681"/>
    <w:rsid w:val="00637E94"/>
    <w:rsid w:val="00640793"/>
    <w:rsid w:val="0064116F"/>
    <w:rsid w:val="00641E24"/>
    <w:rsid w:val="00644605"/>
    <w:rsid w:val="0064535C"/>
    <w:rsid w:val="00645A98"/>
    <w:rsid w:val="00646BD2"/>
    <w:rsid w:val="00647C7C"/>
    <w:rsid w:val="00650A89"/>
    <w:rsid w:val="006513B2"/>
    <w:rsid w:val="006517B4"/>
    <w:rsid w:val="006528CB"/>
    <w:rsid w:val="00654170"/>
    <w:rsid w:val="00654662"/>
    <w:rsid w:val="00655E0C"/>
    <w:rsid w:val="006574F9"/>
    <w:rsid w:val="00660F38"/>
    <w:rsid w:val="00662652"/>
    <w:rsid w:val="00662A21"/>
    <w:rsid w:val="0066385E"/>
    <w:rsid w:val="00665772"/>
    <w:rsid w:val="006659BD"/>
    <w:rsid w:val="00666D2A"/>
    <w:rsid w:val="006671AD"/>
    <w:rsid w:val="0067001D"/>
    <w:rsid w:val="00670955"/>
    <w:rsid w:val="00671623"/>
    <w:rsid w:val="00672BAE"/>
    <w:rsid w:val="0067485A"/>
    <w:rsid w:val="0067521A"/>
    <w:rsid w:val="0067531D"/>
    <w:rsid w:val="00675B03"/>
    <w:rsid w:val="00677BFD"/>
    <w:rsid w:val="006806A7"/>
    <w:rsid w:val="00680A84"/>
    <w:rsid w:val="00680F7E"/>
    <w:rsid w:val="00681E37"/>
    <w:rsid w:val="00683EE1"/>
    <w:rsid w:val="006845A6"/>
    <w:rsid w:val="00686F2D"/>
    <w:rsid w:val="00687806"/>
    <w:rsid w:val="006878CA"/>
    <w:rsid w:val="00687A9F"/>
    <w:rsid w:val="0069060A"/>
    <w:rsid w:val="00691D28"/>
    <w:rsid w:val="0069275C"/>
    <w:rsid w:val="006939AB"/>
    <w:rsid w:val="006A062F"/>
    <w:rsid w:val="006A104A"/>
    <w:rsid w:val="006A3DF7"/>
    <w:rsid w:val="006A4910"/>
    <w:rsid w:val="006A5073"/>
    <w:rsid w:val="006A71D3"/>
    <w:rsid w:val="006A7DA8"/>
    <w:rsid w:val="006B01D0"/>
    <w:rsid w:val="006B04BB"/>
    <w:rsid w:val="006B1544"/>
    <w:rsid w:val="006B2A73"/>
    <w:rsid w:val="006B2CFF"/>
    <w:rsid w:val="006B35DF"/>
    <w:rsid w:val="006B4437"/>
    <w:rsid w:val="006B6750"/>
    <w:rsid w:val="006B6D45"/>
    <w:rsid w:val="006B7D9E"/>
    <w:rsid w:val="006C0B2D"/>
    <w:rsid w:val="006C0F72"/>
    <w:rsid w:val="006C1738"/>
    <w:rsid w:val="006C20FF"/>
    <w:rsid w:val="006C2D98"/>
    <w:rsid w:val="006C385F"/>
    <w:rsid w:val="006C3C03"/>
    <w:rsid w:val="006C3C15"/>
    <w:rsid w:val="006C4150"/>
    <w:rsid w:val="006C4786"/>
    <w:rsid w:val="006C4A10"/>
    <w:rsid w:val="006C5624"/>
    <w:rsid w:val="006C5B3F"/>
    <w:rsid w:val="006C62A6"/>
    <w:rsid w:val="006C717F"/>
    <w:rsid w:val="006C7B75"/>
    <w:rsid w:val="006C7FBD"/>
    <w:rsid w:val="006D0F84"/>
    <w:rsid w:val="006D1258"/>
    <w:rsid w:val="006D16F3"/>
    <w:rsid w:val="006D1E9B"/>
    <w:rsid w:val="006D217D"/>
    <w:rsid w:val="006D2526"/>
    <w:rsid w:val="006D3D21"/>
    <w:rsid w:val="006D7061"/>
    <w:rsid w:val="006E06F1"/>
    <w:rsid w:val="006E07FA"/>
    <w:rsid w:val="006E09AB"/>
    <w:rsid w:val="006E0AB5"/>
    <w:rsid w:val="006E1616"/>
    <w:rsid w:val="006E20E4"/>
    <w:rsid w:val="006E2847"/>
    <w:rsid w:val="006E3482"/>
    <w:rsid w:val="006E4D27"/>
    <w:rsid w:val="006E6C7D"/>
    <w:rsid w:val="006E6D0D"/>
    <w:rsid w:val="006E72C1"/>
    <w:rsid w:val="006F0D54"/>
    <w:rsid w:val="006F0DF2"/>
    <w:rsid w:val="006F10BC"/>
    <w:rsid w:val="006F140F"/>
    <w:rsid w:val="006F1C9A"/>
    <w:rsid w:val="006F3D5D"/>
    <w:rsid w:val="006F4E53"/>
    <w:rsid w:val="006F6088"/>
    <w:rsid w:val="006F6F64"/>
    <w:rsid w:val="006F79CB"/>
    <w:rsid w:val="00703814"/>
    <w:rsid w:val="00704329"/>
    <w:rsid w:val="007051EC"/>
    <w:rsid w:val="007055C2"/>
    <w:rsid w:val="0070696E"/>
    <w:rsid w:val="00710BE1"/>
    <w:rsid w:val="0071273B"/>
    <w:rsid w:val="00713B3A"/>
    <w:rsid w:val="00714AD0"/>
    <w:rsid w:val="00714BC1"/>
    <w:rsid w:val="00716073"/>
    <w:rsid w:val="00717110"/>
    <w:rsid w:val="00717A06"/>
    <w:rsid w:val="00720CCA"/>
    <w:rsid w:val="00722AB9"/>
    <w:rsid w:val="00723A9C"/>
    <w:rsid w:val="007251B8"/>
    <w:rsid w:val="0072696F"/>
    <w:rsid w:val="00726C99"/>
    <w:rsid w:val="00727045"/>
    <w:rsid w:val="0072715B"/>
    <w:rsid w:val="00727B6B"/>
    <w:rsid w:val="00727F24"/>
    <w:rsid w:val="0073008D"/>
    <w:rsid w:val="007330C9"/>
    <w:rsid w:val="00733638"/>
    <w:rsid w:val="00733817"/>
    <w:rsid w:val="007350A9"/>
    <w:rsid w:val="007354B5"/>
    <w:rsid w:val="007360D3"/>
    <w:rsid w:val="00736311"/>
    <w:rsid w:val="00736BC5"/>
    <w:rsid w:val="00736D31"/>
    <w:rsid w:val="00742451"/>
    <w:rsid w:val="0074374B"/>
    <w:rsid w:val="00743A91"/>
    <w:rsid w:val="0074485A"/>
    <w:rsid w:val="00746C1E"/>
    <w:rsid w:val="007500C3"/>
    <w:rsid w:val="00750C0E"/>
    <w:rsid w:val="0075264B"/>
    <w:rsid w:val="00752D2A"/>
    <w:rsid w:val="007555A0"/>
    <w:rsid w:val="00756255"/>
    <w:rsid w:val="00756277"/>
    <w:rsid w:val="00760984"/>
    <w:rsid w:val="00760D54"/>
    <w:rsid w:val="00761D22"/>
    <w:rsid w:val="00763668"/>
    <w:rsid w:val="00763F5C"/>
    <w:rsid w:val="00764EDD"/>
    <w:rsid w:val="00765498"/>
    <w:rsid w:val="00765942"/>
    <w:rsid w:val="0076606C"/>
    <w:rsid w:val="00766167"/>
    <w:rsid w:val="00766688"/>
    <w:rsid w:val="00766F93"/>
    <w:rsid w:val="00767647"/>
    <w:rsid w:val="007716E4"/>
    <w:rsid w:val="007722A3"/>
    <w:rsid w:val="00774B3F"/>
    <w:rsid w:val="007762B9"/>
    <w:rsid w:val="00777205"/>
    <w:rsid w:val="007775CF"/>
    <w:rsid w:val="00780048"/>
    <w:rsid w:val="00780D1A"/>
    <w:rsid w:val="00781802"/>
    <w:rsid w:val="00782556"/>
    <w:rsid w:val="0078385A"/>
    <w:rsid w:val="0078491D"/>
    <w:rsid w:val="00786445"/>
    <w:rsid w:val="00786742"/>
    <w:rsid w:val="00787F4A"/>
    <w:rsid w:val="00791AC7"/>
    <w:rsid w:val="00794340"/>
    <w:rsid w:val="00794AA0"/>
    <w:rsid w:val="00794B88"/>
    <w:rsid w:val="00795E9D"/>
    <w:rsid w:val="007966F3"/>
    <w:rsid w:val="00796C59"/>
    <w:rsid w:val="007974DE"/>
    <w:rsid w:val="00797FE4"/>
    <w:rsid w:val="007A010A"/>
    <w:rsid w:val="007A0429"/>
    <w:rsid w:val="007A5A74"/>
    <w:rsid w:val="007A6AF4"/>
    <w:rsid w:val="007B1DF5"/>
    <w:rsid w:val="007B1FD8"/>
    <w:rsid w:val="007B2E47"/>
    <w:rsid w:val="007B341D"/>
    <w:rsid w:val="007B3B1F"/>
    <w:rsid w:val="007B492A"/>
    <w:rsid w:val="007B4B38"/>
    <w:rsid w:val="007B4C97"/>
    <w:rsid w:val="007B66BA"/>
    <w:rsid w:val="007B6B10"/>
    <w:rsid w:val="007C2052"/>
    <w:rsid w:val="007C246C"/>
    <w:rsid w:val="007C26E3"/>
    <w:rsid w:val="007C2D78"/>
    <w:rsid w:val="007C3589"/>
    <w:rsid w:val="007C36AB"/>
    <w:rsid w:val="007C389C"/>
    <w:rsid w:val="007C40E3"/>
    <w:rsid w:val="007C471F"/>
    <w:rsid w:val="007C5568"/>
    <w:rsid w:val="007C7994"/>
    <w:rsid w:val="007D0478"/>
    <w:rsid w:val="007D1130"/>
    <w:rsid w:val="007D1206"/>
    <w:rsid w:val="007D122B"/>
    <w:rsid w:val="007D1966"/>
    <w:rsid w:val="007D2A56"/>
    <w:rsid w:val="007D3D87"/>
    <w:rsid w:val="007D3F48"/>
    <w:rsid w:val="007D424F"/>
    <w:rsid w:val="007D5302"/>
    <w:rsid w:val="007D59C0"/>
    <w:rsid w:val="007E04D6"/>
    <w:rsid w:val="007E1188"/>
    <w:rsid w:val="007E1467"/>
    <w:rsid w:val="007E1BCC"/>
    <w:rsid w:val="007E36B6"/>
    <w:rsid w:val="007E7D1B"/>
    <w:rsid w:val="007F08DD"/>
    <w:rsid w:val="007F18D3"/>
    <w:rsid w:val="007F1DE1"/>
    <w:rsid w:val="007F260B"/>
    <w:rsid w:val="007F2DD0"/>
    <w:rsid w:val="007F399F"/>
    <w:rsid w:val="007F3AA6"/>
    <w:rsid w:val="007F4BA4"/>
    <w:rsid w:val="007F5DDF"/>
    <w:rsid w:val="007F711E"/>
    <w:rsid w:val="007F7986"/>
    <w:rsid w:val="008007CD"/>
    <w:rsid w:val="0080132D"/>
    <w:rsid w:val="008013F4"/>
    <w:rsid w:val="00801668"/>
    <w:rsid w:val="008019D1"/>
    <w:rsid w:val="00801C67"/>
    <w:rsid w:val="00804310"/>
    <w:rsid w:val="0080522B"/>
    <w:rsid w:val="008063A4"/>
    <w:rsid w:val="00810882"/>
    <w:rsid w:val="00810A86"/>
    <w:rsid w:val="0081137E"/>
    <w:rsid w:val="0081194E"/>
    <w:rsid w:val="008119B4"/>
    <w:rsid w:val="0081237F"/>
    <w:rsid w:val="00814F01"/>
    <w:rsid w:val="00814FA9"/>
    <w:rsid w:val="0081559D"/>
    <w:rsid w:val="0081762E"/>
    <w:rsid w:val="00817A49"/>
    <w:rsid w:val="00817B22"/>
    <w:rsid w:val="00817DA0"/>
    <w:rsid w:val="00821E07"/>
    <w:rsid w:val="00824391"/>
    <w:rsid w:val="00825413"/>
    <w:rsid w:val="008254CF"/>
    <w:rsid w:val="0082558B"/>
    <w:rsid w:val="00825F1B"/>
    <w:rsid w:val="00826C06"/>
    <w:rsid w:val="008277E0"/>
    <w:rsid w:val="0083070F"/>
    <w:rsid w:val="00830B11"/>
    <w:rsid w:val="00835F0B"/>
    <w:rsid w:val="008373F2"/>
    <w:rsid w:val="0084012C"/>
    <w:rsid w:val="0084116E"/>
    <w:rsid w:val="008434A6"/>
    <w:rsid w:val="00843DF7"/>
    <w:rsid w:val="00844B24"/>
    <w:rsid w:val="008450EE"/>
    <w:rsid w:val="00847397"/>
    <w:rsid w:val="008476ED"/>
    <w:rsid w:val="00851BBC"/>
    <w:rsid w:val="00854CF4"/>
    <w:rsid w:val="008551C4"/>
    <w:rsid w:val="00857332"/>
    <w:rsid w:val="00857C79"/>
    <w:rsid w:val="00860423"/>
    <w:rsid w:val="008613DA"/>
    <w:rsid w:val="00861702"/>
    <w:rsid w:val="00862902"/>
    <w:rsid w:val="0086302A"/>
    <w:rsid w:val="00863DA7"/>
    <w:rsid w:val="00864215"/>
    <w:rsid w:val="00872120"/>
    <w:rsid w:val="00872923"/>
    <w:rsid w:val="008730E0"/>
    <w:rsid w:val="00875072"/>
    <w:rsid w:val="00876175"/>
    <w:rsid w:val="00876CA7"/>
    <w:rsid w:val="00877347"/>
    <w:rsid w:val="00877976"/>
    <w:rsid w:val="00880CD4"/>
    <w:rsid w:val="00882D27"/>
    <w:rsid w:val="00882D59"/>
    <w:rsid w:val="00882F00"/>
    <w:rsid w:val="00882FE5"/>
    <w:rsid w:val="0088393A"/>
    <w:rsid w:val="00883FBE"/>
    <w:rsid w:val="008840F4"/>
    <w:rsid w:val="008843C7"/>
    <w:rsid w:val="00884444"/>
    <w:rsid w:val="0088507B"/>
    <w:rsid w:val="008867B4"/>
    <w:rsid w:val="00886CAD"/>
    <w:rsid w:val="0088731E"/>
    <w:rsid w:val="00887C17"/>
    <w:rsid w:val="00890768"/>
    <w:rsid w:val="0089160A"/>
    <w:rsid w:val="008919E4"/>
    <w:rsid w:val="008924AD"/>
    <w:rsid w:val="00892FBE"/>
    <w:rsid w:val="00893977"/>
    <w:rsid w:val="00893A88"/>
    <w:rsid w:val="008967E3"/>
    <w:rsid w:val="00897FAB"/>
    <w:rsid w:val="008A11D9"/>
    <w:rsid w:val="008A1793"/>
    <w:rsid w:val="008A374E"/>
    <w:rsid w:val="008A66EC"/>
    <w:rsid w:val="008B2451"/>
    <w:rsid w:val="008B2C33"/>
    <w:rsid w:val="008B33C1"/>
    <w:rsid w:val="008B35E0"/>
    <w:rsid w:val="008B3C19"/>
    <w:rsid w:val="008B49BE"/>
    <w:rsid w:val="008B4A0C"/>
    <w:rsid w:val="008B569B"/>
    <w:rsid w:val="008B56C2"/>
    <w:rsid w:val="008B5B04"/>
    <w:rsid w:val="008B7E4F"/>
    <w:rsid w:val="008C06E3"/>
    <w:rsid w:val="008C306D"/>
    <w:rsid w:val="008C313A"/>
    <w:rsid w:val="008C4DE6"/>
    <w:rsid w:val="008C4E13"/>
    <w:rsid w:val="008C5E7E"/>
    <w:rsid w:val="008C6605"/>
    <w:rsid w:val="008C736C"/>
    <w:rsid w:val="008C7CF2"/>
    <w:rsid w:val="008D05DA"/>
    <w:rsid w:val="008D126B"/>
    <w:rsid w:val="008D1620"/>
    <w:rsid w:val="008D1712"/>
    <w:rsid w:val="008D1B28"/>
    <w:rsid w:val="008D4370"/>
    <w:rsid w:val="008D51B1"/>
    <w:rsid w:val="008D587C"/>
    <w:rsid w:val="008D608F"/>
    <w:rsid w:val="008D7BE9"/>
    <w:rsid w:val="008E0EB6"/>
    <w:rsid w:val="008E153E"/>
    <w:rsid w:val="008E2205"/>
    <w:rsid w:val="008E28E5"/>
    <w:rsid w:val="008E360A"/>
    <w:rsid w:val="008E3675"/>
    <w:rsid w:val="008E422C"/>
    <w:rsid w:val="008E4F4D"/>
    <w:rsid w:val="008E505C"/>
    <w:rsid w:val="008F2709"/>
    <w:rsid w:val="008F2B6C"/>
    <w:rsid w:val="008F53CE"/>
    <w:rsid w:val="00900A47"/>
    <w:rsid w:val="00902932"/>
    <w:rsid w:val="009029BA"/>
    <w:rsid w:val="00902B5D"/>
    <w:rsid w:val="00904900"/>
    <w:rsid w:val="00904CCB"/>
    <w:rsid w:val="0090604F"/>
    <w:rsid w:val="00906502"/>
    <w:rsid w:val="00907D25"/>
    <w:rsid w:val="00907F36"/>
    <w:rsid w:val="00910298"/>
    <w:rsid w:val="0091054B"/>
    <w:rsid w:val="00910559"/>
    <w:rsid w:val="00910851"/>
    <w:rsid w:val="009109F8"/>
    <w:rsid w:val="00912227"/>
    <w:rsid w:val="0091291F"/>
    <w:rsid w:val="00912A4A"/>
    <w:rsid w:val="00912AF4"/>
    <w:rsid w:val="00913075"/>
    <w:rsid w:val="00913516"/>
    <w:rsid w:val="00913BE2"/>
    <w:rsid w:val="009155EC"/>
    <w:rsid w:val="00915848"/>
    <w:rsid w:val="00916112"/>
    <w:rsid w:val="0091767C"/>
    <w:rsid w:val="00917875"/>
    <w:rsid w:val="00920193"/>
    <w:rsid w:val="00920609"/>
    <w:rsid w:val="0092081A"/>
    <w:rsid w:val="00923800"/>
    <w:rsid w:val="009250EF"/>
    <w:rsid w:val="00925160"/>
    <w:rsid w:val="00925908"/>
    <w:rsid w:val="00927F36"/>
    <w:rsid w:val="00930114"/>
    <w:rsid w:val="009304DB"/>
    <w:rsid w:val="00931A0B"/>
    <w:rsid w:val="00931CC2"/>
    <w:rsid w:val="00931FED"/>
    <w:rsid w:val="0093278D"/>
    <w:rsid w:val="00934015"/>
    <w:rsid w:val="009341D4"/>
    <w:rsid w:val="00935487"/>
    <w:rsid w:val="00935AB8"/>
    <w:rsid w:val="009371F5"/>
    <w:rsid w:val="00941840"/>
    <w:rsid w:val="009436B2"/>
    <w:rsid w:val="00943FD7"/>
    <w:rsid w:val="0094400D"/>
    <w:rsid w:val="00944835"/>
    <w:rsid w:val="00944FCD"/>
    <w:rsid w:val="0094617B"/>
    <w:rsid w:val="00946DE9"/>
    <w:rsid w:val="0094786D"/>
    <w:rsid w:val="00950179"/>
    <w:rsid w:val="009513DF"/>
    <w:rsid w:val="009514BB"/>
    <w:rsid w:val="00951F00"/>
    <w:rsid w:val="00952B8A"/>
    <w:rsid w:val="00952F71"/>
    <w:rsid w:val="009532E0"/>
    <w:rsid w:val="0095369F"/>
    <w:rsid w:val="00954165"/>
    <w:rsid w:val="0095425E"/>
    <w:rsid w:val="00954968"/>
    <w:rsid w:val="009563BC"/>
    <w:rsid w:val="0095741B"/>
    <w:rsid w:val="00957B98"/>
    <w:rsid w:val="00961220"/>
    <w:rsid w:val="00961424"/>
    <w:rsid w:val="00961ABB"/>
    <w:rsid w:val="00962A40"/>
    <w:rsid w:val="00962EC3"/>
    <w:rsid w:val="009635C8"/>
    <w:rsid w:val="009643C2"/>
    <w:rsid w:val="009654C5"/>
    <w:rsid w:val="0096551D"/>
    <w:rsid w:val="009671AC"/>
    <w:rsid w:val="00970300"/>
    <w:rsid w:val="0097282E"/>
    <w:rsid w:val="009730A0"/>
    <w:rsid w:val="00975DEB"/>
    <w:rsid w:val="00976E03"/>
    <w:rsid w:val="009774F1"/>
    <w:rsid w:val="00980D68"/>
    <w:rsid w:val="00981B4C"/>
    <w:rsid w:val="00981FFD"/>
    <w:rsid w:val="0098252D"/>
    <w:rsid w:val="00983634"/>
    <w:rsid w:val="00984C73"/>
    <w:rsid w:val="00984F9C"/>
    <w:rsid w:val="009865DF"/>
    <w:rsid w:val="00986DCA"/>
    <w:rsid w:val="00987B78"/>
    <w:rsid w:val="00987C10"/>
    <w:rsid w:val="00990E1C"/>
    <w:rsid w:val="0099161B"/>
    <w:rsid w:val="009919BE"/>
    <w:rsid w:val="00991A87"/>
    <w:rsid w:val="00992189"/>
    <w:rsid w:val="00995635"/>
    <w:rsid w:val="00996FBD"/>
    <w:rsid w:val="009971D9"/>
    <w:rsid w:val="00997CF1"/>
    <w:rsid w:val="00997D52"/>
    <w:rsid w:val="009A0ECB"/>
    <w:rsid w:val="009A27AE"/>
    <w:rsid w:val="009A2B08"/>
    <w:rsid w:val="009A2B39"/>
    <w:rsid w:val="009A371E"/>
    <w:rsid w:val="009A75F1"/>
    <w:rsid w:val="009B00B9"/>
    <w:rsid w:val="009B03AE"/>
    <w:rsid w:val="009B07CD"/>
    <w:rsid w:val="009B12AE"/>
    <w:rsid w:val="009B1A8B"/>
    <w:rsid w:val="009B1AC7"/>
    <w:rsid w:val="009B48AB"/>
    <w:rsid w:val="009B6578"/>
    <w:rsid w:val="009C0399"/>
    <w:rsid w:val="009C04D8"/>
    <w:rsid w:val="009C13DF"/>
    <w:rsid w:val="009C1C37"/>
    <w:rsid w:val="009C2354"/>
    <w:rsid w:val="009C2569"/>
    <w:rsid w:val="009C37C9"/>
    <w:rsid w:val="009C4D4B"/>
    <w:rsid w:val="009C4E9C"/>
    <w:rsid w:val="009C55EA"/>
    <w:rsid w:val="009D1A50"/>
    <w:rsid w:val="009D2F58"/>
    <w:rsid w:val="009D4F33"/>
    <w:rsid w:val="009D56F9"/>
    <w:rsid w:val="009D68CD"/>
    <w:rsid w:val="009D7F3C"/>
    <w:rsid w:val="009E142C"/>
    <w:rsid w:val="009E17E9"/>
    <w:rsid w:val="009E33CC"/>
    <w:rsid w:val="009E3D95"/>
    <w:rsid w:val="009E47C3"/>
    <w:rsid w:val="009E4CAA"/>
    <w:rsid w:val="009F018C"/>
    <w:rsid w:val="009F025C"/>
    <w:rsid w:val="009F0D56"/>
    <w:rsid w:val="009F1C35"/>
    <w:rsid w:val="009F2D4A"/>
    <w:rsid w:val="009F2EA5"/>
    <w:rsid w:val="009F395B"/>
    <w:rsid w:val="009F398D"/>
    <w:rsid w:val="009F4B5E"/>
    <w:rsid w:val="009F5170"/>
    <w:rsid w:val="009F578D"/>
    <w:rsid w:val="009F6BC9"/>
    <w:rsid w:val="009F7F5E"/>
    <w:rsid w:val="00A0186B"/>
    <w:rsid w:val="00A01979"/>
    <w:rsid w:val="00A03129"/>
    <w:rsid w:val="00A036D2"/>
    <w:rsid w:val="00A04BB2"/>
    <w:rsid w:val="00A05EA6"/>
    <w:rsid w:val="00A061C5"/>
    <w:rsid w:val="00A06294"/>
    <w:rsid w:val="00A07FFA"/>
    <w:rsid w:val="00A11014"/>
    <w:rsid w:val="00A1197F"/>
    <w:rsid w:val="00A13254"/>
    <w:rsid w:val="00A13A99"/>
    <w:rsid w:val="00A13F1F"/>
    <w:rsid w:val="00A14729"/>
    <w:rsid w:val="00A14A11"/>
    <w:rsid w:val="00A15D53"/>
    <w:rsid w:val="00A15D7A"/>
    <w:rsid w:val="00A175DD"/>
    <w:rsid w:val="00A20A99"/>
    <w:rsid w:val="00A2107A"/>
    <w:rsid w:val="00A226BE"/>
    <w:rsid w:val="00A23681"/>
    <w:rsid w:val="00A24044"/>
    <w:rsid w:val="00A244BD"/>
    <w:rsid w:val="00A246B4"/>
    <w:rsid w:val="00A25DB0"/>
    <w:rsid w:val="00A26CDE"/>
    <w:rsid w:val="00A27409"/>
    <w:rsid w:val="00A27B91"/>
    <w:rsid w:val="00A30698"/>
    <w:rsid w:val="00A33286"/>
    <w:rsid w:val="00A33CAF"/>
    <w:rsid w:val="00A35875"/>
    <w:rsid w:val="00A35C5E"/>
    <w:rsid w:val="00A36739"/>
    <w:rsid w:val="00A37555"/>
    <w:rsid w:val="00A411D2"/>
    <w:rsid w:val="00A41C26"/>
    <w:rsid w:val="00A41D0C"/>
    <w:rsid w:val="00A42DC7"/>
    <w:rsid w:val="00A43746"/>
    <w:rsid w:val="00A43A37"/>
    <w:rsid w:val="00A43C16"/>
    <w:rsid w:val="00A459BD"/>
    <w:rsid w:val="00A46438"/>
    <w:rsid w:val="00A46F59"/>
    <w:rsid w:val="00A51AB2"/>
    <w:rsid w:val="00A530A4"/>
    <w:rsid w:val="00A53FC2"/>
    <w:rsid w:val="00A547C7"/>
    <w:rsid w:val="00A54C08"/>
    <w:rsid w:val="00A6080A"/>
    <w:rsid w:val="00A62EBB"/>
    <w:rsid w:val="00A65304"/>
    <w:rsid w:val="00A65A22"/>
    <w:rsid w:val="00A70D4D"/>
    <w:rsid w:val="00A70F6F"/>
    <w:rsid w:val="00A71273"/>
    <w:rsid w:val="00A71C19"/>
    <w:rsid w:val="00A73997"/>
    <w:rsid w:val="00A73BB3"/>
    <w:rsid w:val="00A7426E"/>
    <w:rsid w:val="00A75387"/>
    <w:rsid w:val="00A75405"/>
    <w:rsid w:val="00A75594"/>
    <w:rsid w:val="00A75A2E"/>
    <w:rsid w:val="00A7651E"/>
    <w:rsid w:val="00A765F5"/>
    <w:rsid w:val="00A77706"/>
    <w:rsid w:val="00A777A3"/>
    <w:rsid w:val="00A803BF"/>
    <w:rsid w:val="00A8226C"/>
    <w:rsid w:val="00A843B6"/>
    <w:rsid w:val="00A85CE5"/>
    <w:rsid w:val="00A87363"/>
    <w:rsid w:val="00A87B97"/>
    <w:rsid w:val="00A87D64"/>
    <w:rsid w:val="00A90AD8"/>
    <w:rsid w:val="00A90E3E"/>
    <w:rsid w:val="00A92467"/>
    <w:rsid w:val="00A92DC8"/>
    <w:rsid w:val="00A94133"/>
    <w:rsid w:val="00A957B9"/>
    <w:rsid w:val="00A95AE5"/>
    <w:rsid w:val="00A95D8B"/>
    <w:rsid w:val="00A96007"/>
    <w:rsid w:val="00A96B88"/>
    <w:rsid w:val="00A96F76"/>
    <w:rsid w:val="00A97689"/>
    <w:rsid w:val="00AA215D"/>
    <w:rsid w:val="00AA2667"/>
    <w:rsid w:val="00AA2C27"/>
    <w:rsid w:val="00AA41CD"/>
    <w:rsid w:val="00AA606B"/>
    <w:rsid w:val="00AA7059"/>
    <w:rsid w:val="00AA723D"/>
    <w:rsid w:val="00AB1DFF"/>
    <w:rsid w:val="00AB1E25"/>
    <w:rsid w:val="00AB1FE7"/>
    <w:rsid w:val="00AB3B93"/>
    <w:rsid w:val="00AB4EAE"/>
    <w:rsid w:val="00AB5EAF"/>
    <w:rsid w:val="00AB5EFB"/>
    <w:rsid w:val="00AB6194"/>
    <w:rsid w:val="00AB6B62"/>
    <w:rsid w:val="00AB7A21"/>
    <w:rsid w:val="00AC09E3"/>
    <w:rsid w:val="00AC0CEE"/>
    <w:rsid w:val="00AC1094"/>
    <w:rsid w:val="00AC4C3A"/>
    <w:rsid w:val="00AC52D6"/>
    <w:rsid w:val="00AC6D05"/>
    <w:rsid w:val="00AD2637"/>
    <w:rsid w:val="00AD4613"/>
    <w:rsid w:val="00AD6338"/>
    <w:rsid w:val="00AE04DC"/>
    <w:rsid w:val="00AE0E44"/>
    <w:rsid w:val="00AE1AA4"/>
    <w:rsid w:val="00AE2C33"/>
    <w:rsid w:val="00AE3C0E"/>
    <w:rsid w:val="00AE4479"/>
    <w:rsid w:val="00AE74A0"/>
    <w:rsid w:val="00AE7611"/>
    <w:rsid w:val="00AF0377"/>
    <w:rsid w:val="00AF1405"/>
    <w:rsid w:val="00AF181B"/>
    <w:rsid w:val="00AF3343"/>
    <w:rsid w:val="00AF36C8"/>
    <w:rsid w:val="00AF3ABE"/>
    <w:rsid w:val="00AF3D90"/>
    <w:rsid w:val="00AF40F6"/>
    <w:rsid w:val="00AF45FB"/>
    <w:rsid w:val="00AF4866"/>
    <w:rsid w:val="00AF5F98"/>
    <w:rsid w:val="00B0182A"/>
    <w:rsid w:val="00B03C38"/>
    <w:rsid w:val="00B04E31"/>
    <w:rsid w:val="00B05096"/>
    <w:rsid w:val="00B05BCE"/>
    <w:rsid w:val="00B05D52"/>
    <w:rsid w:val="00B06D8B"/>
    <w:rsid w:val="00B06E81"/>
    <w:rsid w:val="00B129C7"/>
    <w:rsid w:val="00B12D51"/>
    <w:rsid w:val="00B1353B"/>
    <w:rsid w:val="00B146CA"/>
    <w:rsid w:val="00B153CF"/>
    <w:rsid w:val="00B16CDF"/>
    <w:rsid w:val="00B1788E"/>
    <w:rsid w:val="00B20781"/>
    <w:rsid w:val="00B22281"/>
    <w:rsid w:val="00B224D6"/>
    <w:rsid w:val="00B23533"/>
    <w:rsid w:val="00B24441"/>
    <w:rsid w:val="00B24656"/>
    <w:rsid w:val="00B255F6"/>
    <w:rsid w:val="00B2591C"/>
    <w:rsid w:val="00B2637F"/>
    <w:rsid w:val="00B27644"/>
    <w:rsid w:val="00B303C1"/>
    <w:rsid w:val="00B320AC"/>
    <w:rsid w:val="00B32101"/>
    <w:rsid w:val="00B333ED"/>
    <w:rsid w:val="00B34288"/>
    <w:rsid w:val="00B34504"/>
    <w:rsid w:val="00B3487E"/>
    <w:rsid w:val="00B34C66"/>
    <w:rsid w:val="00B37E0E"/>
    <w:rsid w:val="00B41121"/>
    <w:rsid w:val="00B425DE"/>
    <w:rsid w:val="00B42E98"/>
    <w:rsid w:val="00B44508"/>
    <w:rsid w:val="00B4470E"/>
    <w:rsid w:val="00B4520A"/>
    <w:rsid w:val="00B45E7E"/>
    <w:rsid w:val="00B45F05"/>
    <w:rsid w:val="00B520AA"/>
    <w:rsid w:val="00B52960"/>
    <w:rsid w:val="00B52CE5"/>
    <w:rsid w:val="00B537D4"/>
    <w:rsid w:val="00B5476D"/>
    <w:rsid w:val="00B54DB9"/>
    <w:rsid w:val="00B567EA"/>
    <w:rsid w:val="00B571A1"/>
    <w:rsid w:val="00B61423"/>
    <w:rsid w:val="00B625AD"/>
    <w:rsid w:val="00B66345"/>
    <w:rsid w:val="00B66E17"/>
    <w:rsid w:val="00B6722A"/>
    <w:rsid w:val="00B6752A"/>
    <w:rsid w:val="00B67C0A"/>
    <w:rsid w:val="00B67C79"/>
    <w:rsid w:val="00B70B93"/>
    <w:rsid w:val="00B719AE"/>
    <w:rsid w:val="00B74A3A"/>
    <w:rsid w:val="00B74CD7"/>
    <w:rsid w:val="00B74E9B"/>
    <w:rsid w:val="00B76473"/>
    <w:rsid w:val="00B81835"/>
    <w:rsid w:val="00B82FAB"/>
    <w:rsid w:val="00B836AB"/>
    <w:rsid w:val="00B9017D"/>
    <w:rsid w:val="00B909A2"/>
    <w:rsid w:val="00B93019"/>
    <w:rsid w:val="00B941B3"/>
    <w:rsid w:val="00B94255"/>
    <w:rsid w:val="00B94775"/>
    <w:rsid w:val="00B95041"/>
    <w:rsid w:val="00B95383"/>
    <w:rsid w:val="00B957B4"/>
    <w:rsid w:val="00B9724D"/>
    <w:rsid w:val="00BA2EFF"/>
    <w:rsid w:val="00BA3A13"/>
    <w:rsid w:val="00BA44DD"/>
    <w:rsid w:val="00BA5239"/>
    <w:rsid w:val="00BA668A"/>
    <w:rsid w:val="00BA6CCE"/>
    <w:rsid w:val="00BA7CC2"/>
    <w:rsid w:val="00BB0002"/>
    <w:rsid w:val="00BB3FF0"/>
    <w:rsid w:val="00BB52F2"/>
    <w:rsid w:val="00BB7ADC"/>
    <w:rsid w:val="00BC1F7D"/>
    <w:rsid w:val="00BC2792"/>
    <w:rsid w:val="00BC2915"/>
    <w:rsid w:val="00BC2A7E"/>
    <w:rsid w:val="00BC3957"/>
    <w:rsid w:val="00BC4525"/>
    <w:rsid w:val="00BC59B9"/>
    <w:rsid w:val="00BC7197"/>
    <w:rsid w:val="00BC7328"/>
    <w:rsid w:val="00BC7819"/>
    <w:rsid w:val="00BC79DD"/>
    <w:rsid w:val="00BD25B5"/>
    <w:rsid w:val="00BD2DD0"/>
    <w:rsid w:val="00BD3B20"/>
    <w:rsid w:val="00BD41B4"/>
    <w:rsid w:val="00BD57F4"/>
    <w:rsid w:val="00BD5BE5"/>
    <w:rsid w:val="00BD7241"/>
    <w:rsid w:val="00BE0B55"/>
    <w:rsid w:val="00BE0E00"/>
    <w:rsid w:val="00BE171E"/>
    <w:rsid w:val="00BE1889"/>
    <w:rsid w:val="00BE2326"/>
    <w:rsid w:val="00BE3F4E"/>
    <w:rsid w:val="00BE5017"/>
    <w:rsid w:val="00BE609A"/>
    <w:rsid w:val="00BE70CE"/>
    <w:rsid w:val="00BE7F62"/>
    <w:rsid w:val="00BF004E"/>
    <w:rsid w:val="00BF05E5"/>
    <w:rsid w:val="00BF2121"/>
    <w:rsid w:val="00BF2537"/>
    <w:rsid w:val="00C001F3"/>
    <w:rsid w:val="00C002C6"/>
    <w:rsid w:val="00C002EF"/>
    <w:rsid w:val="00C019BA"/>
    <w:rsid w:val="00C01DB1"/>
    <w:rsid w:val="00C03E7D"/>
    <w:rsid w:val="00C06208"/>
    <w:rsid w:val="00C0664A"/>
    <w:rsid w:val="00C07A4B"/>
    <w:rsid w:val="00C13303"/>
    <w:rsid w:val="00C13639"/>
    <w:rsid w:val="00C13884"/>
    <w:rsid w:val="00C1459B"/>
    <w:rsid w:val="00C15775"/>
    <w:rsid w:val="00C1630F"/>
    <w:rsid w:val="00C16618"/>
    <w:rsid w:val="00C16F76"/>
    <w:rsid w:val="00C17650"/>
    <w:rsid w:val="00C17FDA"/>
    <w:rsid w:val="00C20C59"/>
    <w:rsid w:val="00C22CD9"/>
    <w:rsid w:val="00C231A8"/>
    <w:rsid w:val="00C237D6"/>
    <w:rsid w:val="00C23F6D"/>
    <w:rsid w:val="00C25714"/>
    <w:rsid w:val="00C272F3"/>
    <w:rsid w:val="00C276D5"/>
    <w:rsid w:val="00C304B6"/>
    <w:rsid w:val="00C30921"/>
    <w:rsid w:val="00C310D0"/>
    <w:rsid w:val="00C31ABA"/>
    <w:rsid w:val="00C32657"/>
    <w:rsid w:val="00C32A73"/>
    <w:rsid w:val="00C32EA7"/>
    <w:rsid w:val="00C33248"/>
    <w:rsid w:val="00C33AB7"/>
    <w:rsid w:val="00C33CCA"/>
    <w:rsid w:val="00C34003"/>
    <w:rsid w:val="00C34300"/>
    <w:rsid w:val="00C372B7"/>
    <w:rsid w:val="00C376C9"/>
    <w:rsid w:val="00C376D6"/>
    <w:rsid w:val="00C37A35"/>
    <w:rsid w:val="00C43795"/>
    <w:rsid w:val="00C43D49"/>
    <w:rsid w:val="00C44AFC"/>
    <w:rsid w:val="00C471DD"/>
    <w:rsid w:val="00C50B2D"/>
    <w:rsid w:val="00C50B8D"/>
    <w:rsid w:val="00C51097"/>
    <w:rsid w:val="00C5274C"/>
    <w:rsid w:val="00C5284F"/>
    <w:rsid w:val="00C52E69"/>
    <w:rsid w:val="00C53A15"/>
    <w:rsid w:val="00C54319"/>
    <w:rsid w:val="00C54394"/>
    <w:rsid w:val="00C549DF"/>
    <w:rsid w:val="00C54E15"/>
    <w:rsid w:val="00C56CE1"/>
    <w:rsid w:val="00C5739B"/>
    <w:rsid w:val="00C576A9"/>
    <w:rsid w:val="00C57DB0"/>
    <w:rsid w:val="00C60DF7"/>
    <w:rsid w:val="00C6105F"/>
    <w:rsid w:val="00C610A6"/>
    <w:rsid w:val="00C61FD4"/>
    <w:rsid w:val="00C623C2"/>
    <w:rsid w:val="00C62E9C"/>
    <w:rsid w:val="00C63712"/>
    <w:rsid w:val="00C65270"/>
    <w:rsid w:val="00C6586E"/>
    <w:rsid w:val="00C6758B"/>
    <w:rsid w:val="00C6788E"/>
    <w:rsid w:val="00C71CBC"/>
    <w:rsid w:val="00C73616"/>
    <w:rsid w:val="00C74B41"/>
    <w:rsid w:val="00C75761"/>
    <w:rsid w:val="00C76998"/>
    <w:rsid w:val="00C77F62"/>
    <w:rsid w:val="00C80105"/>
    <w:rsid w:val="00C80D1A"/>
    <w:rsid w:val="00C80DE1"/>
    <w:rsid w:val="00C81FC7"/>
    <w:rsid w:val="00C81FF6"/>
    <w:rsid w:val="00C8283C"/>
    <w:rsid w:val="00C83080"/>
    <w:rsid w:val="00C831D3"/>
    <w:rsid w:val="00C90E66"/>
    <w:rsid w:val="00C913BD"/>
    <w:rsid w:val="00C91BC3"/>
    <w:rsid w:val="00C92608"/>
    <w:rsid w:val="00C927A5"/>
    <w:rsid w:val="00C9530E"/>
    <w:rsid w:val="00C96524"/>
    <w:rsid w:val="00C9697C"/>
    <w:rsid w:val="00C96D65"/>
    <w:rsid w:val="00C978F2"/>
    <w:rsid w:val="00C97E2C"/>
    <w:rsid w:val="00CA09ED"/>
    <w:rsid w:val="00CA0A55"/>
    <w:rsid w:val="00CA56C2"/>
    <w:rsid w:val="00CA59AB"/>
    <w:rsid w:val="00CA78F8"/>
    <w:rsid w:val="00CB0301"/>
    <w:rsid w:val="00CB18C9"/>
    <w:rsid w:val="00CB245D"/>
    <w:rsid w:val="00CB2DCC"/>
    <w:rsid w:val="00CB356A"/>
    <w:rsid w:val="00CB4725"/>
    <w:rsid w:val="00CB4B7B"/>
    <w:rsid w:val="00CB5E24"/>
    <w:rsid w:val="00CB700F"/>
    <w:rsid w:val="00CC08E9"/>
    <w:rsid w:val="00CC0F72"/>
    <w:rsid w:val="00CC221B"/>
    <w:rsid w:val="00CC298C"/>
    <w:rsid w:val="00CC2BCD"/>
    <w:rsid w:val="00CC3177"/>
    <w:rsid w:val="00CC3D90"/>
    <w:rsid w:val="00CC418F"/>
    <w:rsid w:val="00CC54AF"/>
    <w:rsid w:val="00CC6D4B"/>
    <w:rsid w:val="00CD2974"/>
    <w:rsid w:val="00CD2AAB"/>
    <w:rsid w:val="00CD3C99"/>
    <w:rsid w:val="00CD472B"/>
    <w:rsid w:val="00CD5516"/>
    <w:rsid w:val="00CD75FC"/>
    <w:rsid w:val="00CE0A6A"/>
    <w:rsid w:val="00CE29E5"/>
    <w:rsid w:val="00CE31FF"/>
    <w:rsid w:val="00CE32CF"/>
    <w:rsid w:val="00CE4062"/>
    <w:rsid w:val="00CE56E1"/>
    <w:rsid w:val="00CE5892"/>
    <w:rsid w:val="00CE5EBD"/>
    <w:rsid w:val="00CE6446"/>
    <w:rsid w:val="00CE6E06"/>
    <w:rsid w:val="00CE7F46"/>
    <w:rsid w:val="00CF09FC"/>
    <w:rsid w:val="00CF19A8"/>
    <w:rsid w:val="00CF472E"/>
    <w:rsid w:val="00CF64DC"/>
    <w:rsid w:val="00CF6CDF"/>
    <w:rsid w:val="00CF72DE"/>
    <w:rsid w:val="00CF747E"/>
    <w:rsid w:val="00D010CF"/>
    <w:rsid w:val="00D032A2"/>
    <w:rsid w:val="00D04355"/>
    <w:rsid w:val="00D04871"/>
    <w:rsid w:val="00D05A24"/>
    <w:rsid w:val="00D05AED"/>
    <w:rsid w:val="00D06227"/>
    <w:rsid w:val="00D06373"/>
    <w:rsid w:val="00D0637B"/>
    <w:rsid w:val="00D0644E"/>
    <w:rsid w:val="00D0744A"/>
    <w:rsid w:val="00D07491"/>
    <w:rsid w:val="00D11329"/>
    <w:rsid w:val="00D118C5"/>
    <w:rsid w:val="00D1332D"/>
    <w:rsid w:val="00D1411A"/>
    <w:rsid w:val="00D1468F"/>
    <w:rsid w:val="00D14B0C"/>
    <w:rsid w:val="00D161EF"/>
    <w:rsid w:val="00D16589"/>
    <w:rsid w:val="00D211A9"/>
    <w:rsid w:val="00D24313"/>
    <w:rsid w:val="00D2499D"/>
    <w:rsid w:val="00D24AD4"/>
    <w:rsid w:val="00D264C3"/>
    <w:rsid w:val="00D26706"/>
    <w:rsid w:val="00D272C1"/>
    <w:rsid w:val="00D279D7"/>
    <w:rsid w:val="00D30781"/>
    <w:rsid w:val="00D30AEE"/>
    <w:rsid w:val="00D31A88"/>
    <w:rsid w:val="00D3229F"/>
    <w:rsid w:val="00D323FF"/>
    <w:rsid w:val="00D334DA"/>
    <w:rsid w:val="00D34C10"/>
    <w:rsid w:val="00D34C41"/>
    <w:rsid w:val="00D35B8F"/>
    <w:rsid w:val="00D36BF8"/>
    <w:rsid w:val="00D374D1"/>
    <w:rsid w:val="00D37B23"/>
    <w:rsid w:val="00D37C52"/>
    <w:rsid w:val="00D4097B"/>
    <w:rsid w:val="00D40E52"/>
    <w:rsid w:val="00D424EF"/>
    <w:rsid w:val="00D42790"/>
    <w:rsid w:val="00D43464"/>
    <w:rsid w:val="00D45E67"/>
    <w:rsid w:val="00D46EF9"/>
    <w:rsid w:val="00D50254"/>
    <w:rsid w:val="00D52346"/>
    <w:rsid w:val="00D52732"/>
    <w:rsid w:val="00D5312B"/>
    <w:rsid w:val="00D53785"/>
    <w:rsid w:val="00D53A37"/>
    <w:rsid w:val="00D54577"/>
    <w:rsid w:val="00D55225"/>
    <w:rsid w:val="00D56204"/>
    <w:rsid w:val="00D57068"/>
    <w:rsid w:val="00D60E25"/>
    <w:rsid w:val="00D632AA"/>
    <w:rsid w:val="00D637DA"/>
    <w:rsid w:val="00D63A9F"/>
    <w:rsid w:val="00D66D2B"/>
    <w:rsid w:val="00D70D37"/>
    <w:rsid w:val="00D72BF5"/>
    <w:rsid w:val="00D72D9E"/>
    <w:rsid w:val="00D7340B"/>
    <w:rsid w:val="00D735A3"/>
    <w:rsid w:val="00D73E2B"/>
    <w:rsid w:val="00D74A92"/>
    <w:rsid w:val="00D75922"/>
    <w:rsid w:val="00D7598C"/>
    <w:rsid w:val="00D75ABD"/>
    <w:rsid w:val="00D76693"/>
    <w:rsid w:val="00D77072"/>
    <w:rsid w:val="00D80456"/>
    <w:rsid w:val="00D813DA"/>
    <w:rsid w:val="00D826E5"/>
    <w:rsid w:val="00D830A8"/>
    <w:rsid w:val="00D84DC7"/>
    <w:rsid w:val="00D85750"/>
    <w:rsid w:val="00D90ADF"/>
    <w:rsid w:val="00D90D12"/>
    <w:rsid w:val="00D90D2C"/>
    <w:rsid w:val="00D93B3C"/>
    <w:rsid w:val="00D95A2F"/>
    <w:rsid w:val="00D966A9"/>
    <w:rsid w:val="00D9773E"/>
    <w:rsid w:val="00DA0109"/>
    <w:rsid w:val="00DA017D"/>
    <w:rsid w:val="00DA07FB"/>
    <w:rsid w:val="00DA2C27"/>
    <w:rsid w:val="00DA5117"/>
    <w:rsid w:val="00DA6414"/>
    <w:rsid w:val="00DA78D9"/>
    <w:rsid w:val="00DB1236"/>
    <w:rsid w:val="00DB1C08"/>
    <w:rsid w:val="00DB3296"/>
    <w:rsid w:val="00DB546C"/>
    <w:rsid w:val="00DB74B9"/>
    <w:rsid w:val="00DC3FA2"/>
    <w:rsid w:val="00DC42CB"/>
    <w:rsid w:val="00DC56F4"/>
    <w:rsid w:val="00DC5889"/>
    <w:rsid w:val="00DC6781"/>
    <w:rsid w:val="00DC7D4E"/>
    <w:rsid w:val="00DD168A"/>
    <w:rsid w:val="00DD4054"/>
    <w:rsid w:val="00DD429E"/>
    <w:rsid w:val="00DD438B"/>
    <w:rsid w:val="00DD5AB3"/>
    <w:rsid w:val="00DD6D2D"/>
    <w:rsid w:val="00DD7744"/>
    <w:rsid w:val="00DD79DB"/>
    <w:rsid w:val="00DE04AB"/>
    <w:rsid w:val="00DE41A7"/>
    <w:rsid w:val="00DE704A"/>
    <w:rsid w:val="00DF1187"/>
    <w:rsid w:val="00DF1ED1"/>
    <w:rsid w:val="00DF4F46"/>
    <w:rsid w:val="00DF4F4F"/>
    <w:rsid w:val="00DF512B"/>
    <w:rsid w:val="00DF5178"/>
    <w:rsid w:val="00DF538C"/>
    <w:rsid w:val="00DF693F"/>
    <w:rsid w:val="00DF7D81"/>
    <w:rsid w:val="00E0013C"/>
    <w:rsid w:val="00E01987"/>
    <w:rsid w:val="00E01B35"/>
    <w:rsid w:val="00E01B58"/>
    <w:rsid w:val="00E043E9"/>
    <w:rsid w:val="00E04C56"/>
    <w:rsid w:val="00E05890"/>
    <w:rsid w:val="00E05BFF"/>
    <w:rsid w:val="00E067C7"/>
    <w:rsid w:val="00E102B1"/>
    <w:rsid w:val="00E102CA"/>
    <w:rsid w:val="00E121A1"/>
    <w:rsid w:val="00E1319C"/>
    <w:rsid w:val="00E13D7D"/>
    <w:rsid w:val="00E15127"/>
    <w:rsid w:val="00E15BD4"/>
    <w:rsid w:val="00E15BF4"/>
    <w:rsid w:val="00E17225"/>
    <w:rsid w:val="00E2040B"/>
    <w:rsid w:val="00E2136B"/>
    <w:rsid w:val="00E21392"/>
    <w:rsid w:val="00E21456"/>
    <w:rsid w:val="00E2414F"/>
    <w:rsid w:val="00E24762"/>
    <w:rsid w:val="00E265B3"/>
    <w:rsid w:val="00E272D4"/>
    <w:rsid w:val="00E27647"/>
    <w:rsid w:val="00E2781B"/>
    <w:rsid w:val="00E278F9"/>
    <w:rsid w:val="00E30FB6"/>
    <w:rsid w:val="00E31196"/>
    <w:rsid w:val="00E322D8"/>
    <w:rsid w:val="00E3302F"/>
    <w:rsid w:val="00E36198"/>
    <w:rsid w:val="00E36CC4"/>
    <w:rsid w:val="00E36E28"/>
    <w:rsid w:val="00E37DA1"/>
    <w:rsid w:val="00E40868"/>
    <w:rsid w:val="00E411D6"/>
    <w:rsid w:val="00E415D3"/>
    <w:rsid w:val="00E41779"/>
    <w:rsid w:val="00E43DF5"/>
    <w:rsid w:val="00E450CA"/>
    <w:rsid w:val="00E464CB"/>
    <w:rsid w:val="00E46DCF"/>
    <w:rsid w:val="00E50FF7"/>
    <w:rsid w:val="00E516AD"/>
    <w:rsid w:val="00E520BE"/>
    <w:rsid w:val="00E52570"/>
    <w:rsid w:val="00E53866"/>
    <w:rsid w:val="00E53ACC"/>
    <w:rsid w:val="00E54FCA"/>
    <w:rsid w:val="00E55E92"/>
    <w:rsid w:val="00E60BD6"/>
    <w:rsid w:val="00E623E2"/>
    <w:rsid w:val="00E6264C"/>
    <w:rsid w:val="00E63E4A"/>
    <w:rsid w:val="00E64A2B"/>
    <w:rsid w:val="00E6543F"/>
    <w:rsid w:val="00E66BAE"/>
    <w:rsid w:val="00E66EA9"/>
    <w:rsid w:val="00E6779D"/>
    <w:rsid w:val="00E71C39"/>
    <w:rsid w:val="00E722D6"/>
    <w:rsid w:val="00E74D33"/>
    <w:rsid w:val="00E75B72"/>
    <w:rsid w:val="00E76829"/>
    <w:rsid w:val="00E76C71"/>
    <w:rsid w:val="00E7754F"/>
    <w:rsid w:val="00E77BD5"/>
    <w:rsid w:val="00E805F5"/>
    <w:rsid w:val="00E80695"/>
    <w:rsid w:val="00E821DD"/>
    <w:rsid w:val="00E82A79"/>
    <w:rsid w:val="00E85EB6"/>
    <w:rsid w:val="00E860C9"/>
    <w:rsid w:val="00E86179"/>
    <w:rsid w:val="00E8648C"/>
    <w:rsid w:val="00E87020"/>
    <w:rsid w:val="00E90F65"/>
    <w:rsid w:val="00E924B6"/>
    <w:rsid w:val="00E941E8"/>
    <w:rsid w:val="00EA0083"/>
    <w:rsid w:val="00EA163E"/>
    <w:rsid w:val="00EA24B0"/>
    <w:rsid w:val="00EA3361"/>
    <w:rsid w:val="00EA3571"/>
    <w:rsid w:val="00EA3ABA"/>
    <w:rsid w:val="00EA5B03"/>
    <w:rsid w:val="00EA764E"/>
    <w:rsid w:val="00EA7EEF"/>
    <w:rsid w:val="00EB1EE0"/>
    <w:rsid w:val="00EB2B12"/>
    <w:rsid w:val="00EB31AC"/>
    <w:rsid w:val="00EB34CB"/>
    <w:rsid w:val="00EB3951"/>
    <w:rsid w:val="00EB41CC"/>
    <w:rsid w:val="00EB4A25"/>
    <w:rsid w:val="00EB5603"/>
    <w:rsid w:val="00EC136B"/>
    <w:rsid w:val="00EC2E90"/>
    <w:rsid w:val="00EC3931"/>
    <w:rsid w:val="00EC3C94"/>
    <w:rsid w:val="00EC4005"/>
    <w:rsid w:val="00EC46EB"/>
    <w:rsid w:val="00EC5B82"/>
    <w:rsid w:val="00EC70E5"/>
    <w:rsid w:val="00EC7759"/>
    <w:rsid w:val="00ED0BC7"/>
    <w:rsid w:val="00ED0C17"/>
    <w:rsid w:val="00ED33B7"/>
    <w:rsid w:val="00ED50CA"/>
    <w:rsid w:val="00ED694A"/>
    <w:rsid w:val="00ED7037"/>
    <w:rsid w:val="00ED7451"/>
    <w:rsid w:val="00EE0020"/>
    <w:rsid w:val="00EE0458"/>
    <w:rsid w:val="00EE0D96"/>
    <w:rsid w:val="00EE2B8B"/>
    <w:rsid w:val="00EE2D99"/>
    <w:rsid w:val="00EE3EF3"/>
    <w:rsid w:val="00EE4055"/>
    <w:rsid w:val="00EE430B"/>
    <w:rsid w:val="00EE4D0D"/>
    <w:rsid w:val="00EE4D4D"/>
    <w:rsid w:val="00EE603E"/>
    <w:rsid w:val="00EE6866"/>
    <w:rsid w:val="00EE68D9"/>
    <w:rsid w:val="00EF0C04"/>
    <w:rsid w:val="00EF0C60"/>
    <w:rsid w:val="00EF16C0"/>
    <w:rsid w:val="00EF29B9"/>
    <w:rsid w:val="00EF2C4B"/>
    <w:rsid w:val="00EF3543"/>
    <w:rsid w:val="00EF3FD5"/>
    <w:rsid w:val="00EF4278"/>
    <w:rsid w:val="00EF50A3"/>
    <w:rsid w:val="00EF58DD"/>
    <w:rsid w:val="00EF79E4"/>
    <w:rsid w:val="00F00624"/>
    <w:rsid w:val="00F00682"/>
    <w:rsid w:val="00F00712"/>
    <w:rsid w:val="00F00919"/>
    <w:rsid w:val="00F0212B"/>
    <w:rsid w:val="00F02AE1"/>
    <w:rsid w:val="00F042D6"/>
    <w:rsid w:val="00F04AC4"/>
    <w:rsid w:val="00F05AC3"/>
    <w:rsid w:val="00F070B3"/>
    <w:rsid w:val="00F07776"/>
    <w:rsid w:val="00F07F32"/>
    <w:rsid w:val="00F111B7"/>
    <w:rsid w:val="00F1188A"/>
    <w:rsid w:val="00F11CA5"/>
    <w:rsid w:val="00F123C4"/>
    <w:rsid w:val="00F1255D"/>
    <w:rsid w:val="00F12706"/>
    <w:rsid w:val="00F12716"/>
    <w:rsid w:val="00F12917"/>
    <w:rsid w:val="00F12A3D"/>
    <w:rsid w:val="00F149DF"/>
    <w:rsid w:val="00F151B1"/>
    <w:rsid w:val="00F163A8"/>
    <w:rsid w:val="00F201BA"/>
    <w:rsid w:val="00F20F01"/>
    <w:rsid w:val="00F213A1"/>
    <w:rsid w:val="00F229A8"/>
    <w:rsid w:val="00F22B07"/>
    <w:rsid w:val="00F233BD"/>
    <w:rsid w:val="00F23F9C"/>
    <w:rsid w:val="00F24D96"/>
    <w:rsid w:val="00F252F3"/>
    <w:rsid w:val="00F25858"/>
    <w:rsid w:val="00F25A3F"/>
    <w:rsid w:val="00F25E85"/>
    <w:rsid w:val="00F307C9"/>
    <w:rsid w:val="00F30B24"/>
    <w:rsid w:val="00F31E88"/>
    <w:rsid w:val="00F328C5"/>
    <w:rsid w:val="00F33746"/>
    <w:rsid w:val="00F339CE"/>
    <w:rsid w:val="00F36E4C"/>
    <w:rsid w:val="00F40BDC"/>
    <w:rsid w:val="00F45A75"/>
    <w:rsid w:val="00F46118"/>
    <w:rsid w:val="00F4716D"/>
    <w:rsid w:val="00F47685"/>
    <w:rsid w:val="00F47C44"/>
    <w:rsid w:val="00F5224E"/>
    <w:rsid w:val="00F52A47"/>
    <w:rsid w:val="00F52CEC"/>
    <w:rsid w:val="00F52D39"/>
    <w:rsid w:val="00F54261"/>
    <w:rsid w:val="00F54BD3"/>
    <w:rsid w:val="00F558C0"/>
    <w:rsid w:val="00F57799"/>
    <w:rsid w:val="00F579AD"/>
    <w:rsid w:val="00F62D80"/>
    <w:rsid w:val="00F64BD2"/>
    <w:rsid w:val="00F66C53"/>
    <w:rsid w:val="00F67BF2"/>
    <w:rsid w:val="00F70E49"/>
    <w:rsid w:val="00F723C2"/>
    <w:rsid w:val="00F73712"/>
    <w:rsid w:val="00F740B5"/>
    <w:rsid w:val="00F7596F"/>
    <w:rsid w:val="00F76E7B"/>
    <w:rsid w:val="00F807E4"/>
    <w:rsid w:val="00F80DA1"/>
    <w:rsid w:val="00F81404"/>
    <w:rsid w:val="00F8375D"/>
    <w:rsid w:val="00F84054"/>
    <w:rsid w:val="00F8593C"/>
    <w:rsid w:val="00F8636F"/>
    <w:rsid w:val="00F8640C"/>
    <w:rsid w:val="00F86EE1"/>
    <w:rsid w:val="00F90ABB"/>
    <w:rsid w:val="00F90B26"/>
    <w:rsid w:val="00F90B9B"/>
    <w:rsid w:val="00F922BD"/>
    <w:rsid w:val="00F92E92"/>
    <w:rsid w:val="00F94E55"/>
    <w:rsid w:val="00F95158"/>
    <w:rsid w:val="00F96626"/>
    <w:rsid w:val="00F975D8"/>
    <w:rsid w:val="00FA196E"/>
    <w:rsid w:val="00FA1C57"/>
    <w:rsid w:val="00FA298E"/>
    <w:rsid w:val="00FA39AA"/>
    <w:rsid w:val="00FA5AF7"/>
    <w:rsid w:val="00FA63E7"/>
    <w:rsid w:val="00FA6F8D"/>
    <w:rsid w:val="00FB1DB0"/>
    <w:rsid w:val="00FB232D"/>
    <w:rsid w:val="00FB36D9"/>
    <w:rsid w:val="00FB3957"/>
    <w:rsid w:val="00FB5109"/>
    <w:rsid w:val="00FB60D4"/>
    <w:rsid w:val="00FC124E"/>
    <w:rsid w:val="00FC1285"/>
    <w:rsid w:val="00FC27D4"/>
    <w:rsid w:val="00FC5825"/>
    <w:rsid w:val="00FC5894"/>
    <w:rsid w:val="00FC7A30"/>
    <w:rsid w:val="00FD05FB"/>
    <w:rsid w:val="00FD0B3D"/>
    <w:rsid w:val="00FD14E8"/>
    <w:rsid w:val="00FD1C17"/>
    <w:rsid w:val="00FD2FBB"/>
    <w:rsid w:val="00FD30EE"/>
    <w:rsid w:val="00FD4C38"/>
    <w:rsid w:val="00FD5503"/>
    <w:rsid w:val="00FD6457"/>
    <w:rsid w:val="00FD6C4A"/>
    <w:rsid w:val="00FE289C"/>
    <w:rsid w:val="00FE6DED"/>
    <w:rsid w:val="00FF4E7F"/>
    <w:rsid w:val="00FF6277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0FC54"/>
  <w15:docId w15:val="{3622CBDE-5A44-4BF5-9F5B-9D22D7DE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FBD"/>
    <w:pPr>
      <w:spacing w:before="120" w:after="1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aliases w:val="บทที่"/>
    <w:basedOn w:val="Normal"/>
    <w:next w:val="Normal"/>
    <w:link w:val="Heading1Char"/>
    <w:qFormat/>
    <w:rsid w:val="00A87D64"/>
    <w:pPr>
      <w:numPr>
        <w:numId w:val="1"/>
      </w:num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A87D64"/>
    <w:pPr>
      <w:keepNext/>
      <w:keepLines/>
      <w:numPr>
        <w:ilvl w:val="1"/>
        <w:numId w:val="1"/>
      </w:numPr>
      <w:spacing w:before="320" w:after="0" w:line="240" w:lineRule="auto"/>
      <w:jc w:val="left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A87D64"/>
    <w:pPr>
      <w:keepNext/>
      <w:keepLines/>
      <w:numPr>
        <w:ilvl w:val="2"/>
        <w:numId w:val="1"/>
      </w:numPr>
      <w:spacing w:after="0" w:line="240" w:lineRule="auto"/>
      <w:jc w:val="left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nhideWhenUsed/>
    <w:qFormat/>
    <w:rsid w:val="00743A91"/>
    <w:pPr>
      <w:keepNext/>
      <w:keepLines/>
      <w:numPr>
        <w:ilvl w:val="3"/>
        <w:numId w:val="1"/>
      </w:numPr>
      <w:spacing w:before="0" w:after="0"/>
      <w:outlineLvl w:val="3"/>
    </w:pPr>
    <w:rPr>
      <w:rFonts w:eastAsiaTheme="majorEastAsi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267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267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C267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C267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67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C267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1Char">
    <w:name w:val="Heading 1 Char"/>
    <w:aliases w:val="บทที่ Char"/>
    <w:basedOn w:val="DefaultParagraphFont"/>
    <w:link w:val="Heading1"/>
    <w:rsid w:val="00A87D64"/>
    <w:rPr>
      <w:rFonts w:ascii="TH SarabunPSK" w:eastAsia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743A91"/>
    <w:rPr>
      <w:rFonts w:ascii="TH SarabunPSK" w:eastAsiaTheme="majorEastAsia" w:hAnsi="TH SarabunPSK" w:cs="TH SarabunPSK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1C26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1C2674"/>
    <w:rPr>
      <w:rFonts w:asciiTheme="majorHAnsi" w:eastAsiaTheme="majorEastAsia" w:hAnsiTheme="majorHAnsi" w:cstheme="majorBidi"/>
      <w:color w:val="1F4D78" w:themeColor="accent1" w:themeShade="7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1C2674"/>
    <w:rPr>
      <w:rFonts w:asciiTheme="majorHAnsi" w:eastAsiaTheme="majorEastAsia" w:hAnsiTheme="majorHAnsi" w:cstheme="majorBidi"/>
      <w:i/>
      <w:iCs/>
      <w:color w:val="1F4D78" w:themeColor="accent1" w:themeShade="7F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"/>
    <w:rsid w:val="001C2674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6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C2674"/>
    <w:pPr>
      <w:spacing w:after="0" w:line="276" w:lineRule="auto"/>
      <w:ind w:left="720"/>
      <w:contextualSpacing/>
    </w:pPr>
    <w:rPr>
      <w:rFonts w:cs="Angsana New"/>
      <w:szCs w:val="40"/>
    </w:rPr>
  </w:style>
  <w:style w:type="paragraph" w:customStyle="1" w:styleId="a">
    <w:name w:val="ลำดับ"/>
    <w:next w:val="Heading5"/>
    <w:link w:val="Char"/>
    <w:qFormat/>
    <w:rsid w:val="001C2674"/>
    <w:pPr>
      <w:spacing w:before="60"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har">
    <w:name w:val="ลำดับ Char"/>
    <w:basedOn w:val="ListParagraphChar"/>
    <w:link w:val="a"/>
    <w:rsid w:val="001C2674"/>
    <w:rPr>
      <w:rFonts w:ascii="TH SarabunPSK" w:eastAsia="TH SarabunPSK" w:hAnsi="TH SarabunPSK" w:cs="TH SarabunPSK"/>
      <w:sz w:val="32"/>
      <w:szCs w:val="32"/>
    </w:rPr>
  </w:style>
  <w:style w:type="paragraph" w:customStyle="1" w:styleId="a0">
    <w:name w:val="ภาพที่"/>
    <w:basedOn w:val="Caption"/>
    <w:link w:val="Char0"/>
    <w:qFormat/>
    <w:rsid w:val="000E398E"/>
    <w:pPr>
      <w:jc w:val="center"/>
    </w:pPr>
    <w:rPr>
      <w:i w:val="0"/>
      <w:iCs w:val="0"/>
      <w:color w:val="auto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aptionChar">
    <w:name w:val="Caption Char"/>
    <w:basedOn w:val="DefaultParagraphFont"/>
    <w:link w:val="Caption"/>
    <w:uiPriority w:val="35"/>
    <w:rsid w:val="001C2674"/>
    <w:rPr>
      <w:i/>
      <w:iCs/>
      <w:color w:val="44546A" w:themeColor="text2"/>
      <w:sz w:val="18"/>
      <w:szCs w:val="22"/>
    </w:rPr>
  </w:style>
  <w:style w:type="character" w:customStyle="1" w:styleId="Char0">
    <w:name w:val="ภาพที่ Char"/>
    <w:basedOn w:val="CaptionChar"/>
    <w:link w:val="a0"/>
    <w:rsid w:val="000E398E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table" w:styleId="TableGrid">
    <w:name w:val="Table Grid"/>
    <w:basedOn w:val="TableNormal"/>
    <w:uiPriority w:val="39"/>
    <w:rsid w:val="001C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ตารางที่"/>
    <w:basedOn w:val="Caption"/>
    <w:link w:val="Char1"/>
    <w:qFormat/>
    <w:rsid w:val="00D77072"/>
    <w:pPr>
      <w:spacing w:before="320" w:after="320"/>
    </w:pPr>
    <w:rPr>
      <w:i w:val="0"/>
      <w:iCs w:val="0"/>
      <w:color w:val="auto"/>
      <w:sz w:val="32"/>
      <w:szCs w:val="32"/>
    </w:rPr>
  </w:style>
  <w:style w:type="character" w:customStyle="1" w:styleId="Char1">
    <w:name w:val="ตารางที่ Char"/>
    <w:basedOn w:val="CaptionChar"/>
    <w:link w:val="a1"/>
    <w:rsid w:val="00D77072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customStyle="1" w:styleId="a2">
    <w:name w:val="ภาคผนวก"/>
    <w:basedOn w:val="Normal"/>
    <w:link w:val="Char2"/>
    <w:qFormat/>
    <w:rsid w:val="00B16CDF"/>
    <w:pPr>
      <w:spacing w:after="0" w:line="240" w:lineRule="auto"/>
      <w:jc w:val="center"/>
    </w:pPr>
    <w:rPr>
      <w:b/>
      <w:bCs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1C2674"/>
    <w:rPr>
      <w:color w:val="0000FF"/>
      <w:u w:val="single"/>
    </w:rPr>
  </w:style>
  <w:style w:type="character" w:customStyle="1" w:styleId="Char2">
    <w:name w:val="ภาคผนวก Char"/>
    <w:basedOn w:val="DefaultParagraphFont"/>
    <w:link w:val="a2"/>
    <w:rsid w:val="00B16CDF"/>
    <w:rPr>
      <w:rFonts w:ascii="TH SarabunPSK" w:eastAsia="TH SarabunPSK" w:hAnsi="TH SarabunPSK" w:cs="TH SarabunPSK"/>
      <w:b/>
      <w:bCs/>
      <w:sz w:val="40"/>
      <w:szCs w:val="36"/>
    </w:rPr>
  </w:style>
  <w:style w:type="character" w:customStyle="1" w:styleId="spell-diff-red">
    <w:name w:val="spell-diff-red"/>
    <w:basedOn w:val="DefaultParagraphFont"/>
    <w:rsid w:val="001C2674"/>
  </w:style>
  <w:style w:type="paragraph" w:styleId="TOC1">
    <w:name w:val="toc 1"/>
    <w:basedOn w:val="Normal"/>
    <w:next w:val="Normal"/>
    <w:autoRedefine/>
    <w:uiPriority w:val="39"/>
    <w:unhideWhenUsed/>
    <w:qFormat/>
    <w:rsid w:val="00B66E17"/>
    <w:pPr>
      <w:tabs>
        <w:tab w:val="right" w:leader="dot" w:pos="8872"/>
      </w:tabs>
      <w:spacing w:after="0"/>
      <w:jc w:val="left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81835"/>
    <w:pPr>
      <w:tabs>
        <w:tab w:val="left" w:pos="960"/>
        <w:tab w:val="right" w:leader="dot" w:pos="8584"/>
      </w:tabs>
      <w:spacing w:before="0" w:after="0"/>
      <w:ind w:left="320"/>
      <w:jc w:val="right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F29B9"/>
    <w:pPr>
      <w:tabs>
        <w:tab w:val="left" w:pos="1280"/>
        <w:tab w:val="right" w:leader="dot" w:pos="8872"/>
      </w:tabs>
      <w:spacing w:before="0" w:after="0"/>
      <w:ind w:left="640"/>
      <w:jc w:val="right"/>
    </w:pPr>
    <w:rPr>
      <w:b/>
      <w:bCs/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1C2674"/>
    <w:pPr>
      <w:spacing w:before="0" w:after="0"/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1C2674"/>
    <w:pPr>
      <w:spacing w:before="0" w:after="0"/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1C2674"/>
    <w:pPr>
      <w:spacing w:before="0" w:after="0"/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1C2674"/>
    <w:pPr>
      <w:spacing w:before="0" w:after="0"/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1C2674"/>
    <w:pPr>
      <w:spacing w:before="0" w:after="0"/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1C2674"/>
    <w:pPr>
      <w:spacing w:before="0" w:after="0"/>
      <w:ind w:left="2560"/>
      <w:jc w:val="left"/>
    </w:pPr>
    <w:rPr>
      <w:rFonts w:asciiTheme="minorHAnsi" w:hAnsiTheme="minorHAnsi" w:cstheme="majorBidi"/>
      <w:sz w:val="20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67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674"/>
    <w:rPr>
      <w:rFonts w:ascii="Segoe UI" w:eastAsia="TH SarabunPSK" w:hAnsi="Segoe UI" w:cs="Angsana New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AA7059"/>
    <w:pPr>
      <w:spacing w:after="0" w:line="276" w:lineRule="auto"/>
      <w:ind w:left="640" w:hanging="640"/>
    </w:pPr>
    <w:rPr>
      <w:smallCaps/>
      <w:sz w:val="20"/>
    </w:rPr>
  </w:style>
  <w:style w:type="character" w:customStyle="1" w:styleId="apple-converted-space">
    <w:name w:val="apple-converted-space"/>
    <w:basedOn w:val="DefaultParagraphFont"/>
    <w:rsid w:val="001F1CCB"/>
  </w:style>
  <w:style w:type="character" w:styleId="Strong">
    <w:name w:val="Strong"/>
    <w:basedOn w:val="DefaultParagraphFont"/>
    <w:uiPriority w:val="22"/>
    <w:qFormat/>
    <w:rsid w:val="00AE2C33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C543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4319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4319"/>
    <w:rPr>
      <w:rFonts w:ascii="TH SarabunPSK" w:eastAsia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43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4319"/>
    <w:rPr>
      <w:rFonts w:ascii="TH SarabunPSK" w:eastAsia="TH SarabunPSK" w:hAnsi="TH SarabunPSK" w:cs="Angsana New"/>
      <w:b/>
      <w:bCs/>
      <w:sz w:val="20"/>
      <w:szCs w:val="25"/>
    </w:rPr>
  </w:style>
  <w:style w:type="character" w:customStyle="1" w:styleId="apple-tab-span">
    <w:name w:val="apple-tab-span"/>
    <w:basedOn w:val="DefaultParagraphFont"/>
    <w:rsid w:val="00E01B58"/>
  </w:style>
  <w:style w:type="character" w:styleId="Emphasis">
    <w:name w:val="Emphasis"/>
    <w:basedOn w:val="DefaultParagraphFont"/>
    <w:uiPriority w:val="20"/>
    <w:qFormat/>
    <w:rsid w:val="00FA63E7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8007CD"/>
  </w:style>
  <w:style w:type="paragraph" w:styleId="TOCHeading">
    <w:name w:val="TOC Heading"/>
    <w:basedOn w:val="Heading1"/>
    <w:next w:val="Normal"/>
    <w:uiPriority w:val="39"/>
    <w:unhideWhenUsed/>
    <w:qFormat/>
    <w:rsid w:val="00CB18C9"/>
    <w:pPr>
      <w:numPr>
        <w:numId w:val="0"/>
      </w:numPr>
      <w:spacing w:before="24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NormalWeb">
    <w:name w:val="Normal (Web)"/>
    <w:basedOn w:val="Normal"/>
    <w:uiPriority w:val="99"/>
    <w:unhideWhenUsed/>
    <w:rsid w:val="00D977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D118C5"/>
    <w:pPr>
      <w:spacing w:after="0" w:line="276" w:lineRule="auto"/>
      <w:jc w:val="center"/>
    </w:pPr>
    <w:rPr>
      <w:b/>
      <w:bCs/>
      <w:spacing w:val="2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118C5"/>
    <w:rPr>
      <w:rFonts w:ascii="TH SarabunPSK" w:eastAsia="TH SarabunPSK" w:hAnsi="TH SarabunPSK" w:cs="TH SarabunPSK"/>
      <w:b/>
      <w:bCs/>
      <w:spacing w:val="2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8C5"/>
    <w:pPr>
      <w:numPr>
        <w:ilvl w:val="1"/>
      </w:numPr>
      <w:spacing w:after="0" w:line="276" w:lineRule="auto"/>
      <w:jc w:val="center"/>
    </w:pPr>
    <w:rPr>
      <w:color w:val="262626" w:themeColor="text1" w:themeTint="D9"/>
      <w:spacing w:val="15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118C5"/>
    <w:rPr>
      <w:rFonts w:ascii="TH SarabunPSK" w:eastAsia="TH SarabunPSK" w:hAnsi="TH SarabunPSK" w:cs="TH SarabunPSK"/>
      <w:color w:val="262626" w:themeColor="text1" w:themeTint="D9"/>
      <w:spacing w:val="15"/>
      <w:sz w:val="40"/>
      <w:szCs w:val="40"/>
    </w:rPr>
  </w:style>
  <w:style w:type="character" w:styleId="SubtleEmphasis">
    <w:name w:val="Subtle Emphasis"/>
    <w:uiPriority w:val="19"/>
    <w:qFormat/>
    <w:rsid w:val="00D118C5"/>
    <w:rPr>
      <w:sz w:val="36"/>
      <w:szCs w:val="36"/>
    </w:rPr>
  </w:style>
  <w:style w:type="paragraph" w:customStyle="1" w:styleId="a3">
    <w:name w:val="รายงานนี้"/>
    <w:basedOn w:val="Normal"/>
    <w:link w:val="Char3"/>
    <w:qFormat/>
    <w:rsid w:val="00D118C5"/>
    <w:pPr>
      <w:spacing w:after="0" w:line="276" w:lineRule="auto"/>
      <w:jc w:val="center"/>
    </w:pPr>
  </w:style>
  <w:style w:type="character" w:customStyle="1" w:styleId="Char3">
    <w:name w:val="รายงานนี้ Char"/>
    <w:basedOn w:val="DefaultParagraphFont"/>
    <w:link w:val="a3"/>
    <w:rsid w:val="00D118C5"/>
    <w:rPr>
      <w:rFonts w:ascii="TH SarabunPSK" w:eastAsia="TH SarabunPSK" w:hAnsi="TH SarabunPSK" w:cs="TH SarabunPSK"/>
      <w:sz w:val="32"/>
      <w:szCs w:val="32"/>
    </w:rPr>
  </w:style>
  <w:style w:type="table" w:customStyle="1" w:styleId="11">
    <w:name w:val="ตารางที่มีเส้น 1 แบบบาง1"/>
    <w:basedOn w:val="TableNormal"/>
    <w:uiPriority w:val="46"/>
    <w:rsid w:val="00C002C6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">
    <w:name w:val="Body Text"/>
    <w:basedOn w:val="Normal"/>
    <w:link w:val="BodyTextChar"/>
    <w:rsid w:val="0074485A"/>
    <w:pPr>
      <w:tabs>
        <w:tab w:val="left" w:pos="720"/>
        <w:tab w:val="left" w:pos="3240"/>
      </w:tabs>
      <w:spacing w:before="0" w:after="0" w:line="240" w:lineRule="auto"/>
      <w:jc w:val="both"/>
    </w:pPr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character" w:customStyle="1" w:styleId="BodyTextChar">
    <w:name w:val="Body Text Char"/>
    <w:basedOn w:val="DefaultParagraphFont"/>
    <w:link w:val="BodyText"/>
    <w:rsid w:val="0074485A"/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paragraph" w:customStyle="1" w:styleId="a4">
    <w:name w:val="รูปที่"/>
    <w:basedOn w:val="Caption"/>
    <w:link w:val="Char4"/>
    <w:qFormat/>
    <w:rsid w:val="007C5568"/>
    <w:pPr>
      <w:spacing w:before="320" w:after="320"/>
      <w:ind w:left="389"/>
      <w:jc w:val="center"/>
    </w:pPr>
    <w:rPr>
      <w:i w:val="0"/>
      <w:iCs w:val="0"/>
      <w:color w:val="auto"/>
      <w:sz w:val="32"/>
      <w:szCs w:val="32"/>
    </w:rPr>
  </w:style>
  <w:style w:type="character" w:customStyle="1" w:styleId="Char4">
    <w:name w:val="รูปที่ Char"/>
    <w:basedOn w:val="DefaultParagraphFont"/>
    <w:link w:val="a4"/>
    <w:rsid w:val="007C5568"/>
    <w:rPr>
      <w:rFonts w:ascii="TH SarabunPSK" w:eastAsia="TH SarabunPSK" w:hAnsi="TH SarabunPSK" w:cs="TH SarabunPSK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1220"/>
    <w:pPr>
      <w:spacing w:before="0"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220"/>
    <w:rPr>
      <w:rFonts w:ascii="TH SarabunPSK" w:eastAsia="TH SarabunPSK" w:hAnsi="TH SarabunPSK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961220"/>
    <w:rPr>
      <w:vertAlign w:val="superscript"/>
    </w:rPr>
  </w:style>
  <w:style w:type="character" w:customStyle="1" w:styleId="st1">
    <w:name w:val="st1"/>
    <w:basedOn w:val="DefaultParagraphFont"/>
    <w:rsid w:val="008E0EB6"/>
  </w:style>
  <w:style w:type="paragraph" w:customStyle="1" w:styleId="Default">
    <w:name w:val="Default"/>
    <w:rsid w:val="004A54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th.wikipedia.org/wiki/%E0%B9%80%E0%B8%8B%E0%B8%B4%E0%B8%A3%E0%B9%8C%E0%B8%9F%E0%B9%80%E0%B8%A7%E0%B8%AD%E0%B8%A3%E0%B9%8C-%E0%B9%84%E0%B8%8B%E0%B8%94%E0%B9%8C_%E0%B8%AA%E0%B8%84%E0%B8%A3%E0%B8%B4%E0%B8%9B%E0%B8%95%E0%B9%8C" TargetMode="External"/><Relationship Id="rId26" Type="http://schemas.openxmlformats.org/officeDocument/2006/relationships/hyperlink" Target="https://www.mindphp.com/%E0%B8%84%E0%B8%B9%E0%B9%88%E0%B8%A1%E0%B8%B7%E0%B8%AD/73-%E0%B8%84%E0%B8%B7%E0%B8%AD%E0%B8%AD%E0%B8%B0%E0%B9%84%E0%B8%A3/2026-html-%E0%B8%84%E0%B8%B7%E0%B8%AD%E0%B8%AD%E0%B8%B0%E0%B9%84%E0%B8%A3.html" TargetMode="External"/><Relationship Id="rId39" Type="http://schemas.openxmlformats.org/officeDocument/2006/relationships/hyperlink" Target="https://saixiii.com/what-is-database/" TargetMode="External"/><Relationship Id="rId21" Type="http://schemas.openxmlformats.org/officeDocument/2006/relationships/hyperlink" Target="http://th.wikipedia.org/wiki/HTML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9.jpeg"/><Relationship Id="rId47" Type="http://schemas.openxmlformats.org/officeDocument/2006/relationships/hyperlink" Target="https://www.designil.com/sketch-3-ui-design.html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kantima_h@sdm.denso.co.th" TargetMode="External"/><Relationship Id="rId20" Type="http://schemas.openxmlformats.org/officeDocument/2006/relationships/hyperlink" Target="http://th.wikipedia.org/wiki/%E0%B9%80%E0%B8%A7%E0%B9%87%E0%B8%9A%E0%B9%84%E0%B8%8B%E0%B8%95%E0%B9%8C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://th.wikipedia.org/wiki/%E0%B8%A0%E0%B8%B2%E0%B8%A9%E0%B8%B2%E0%B9%80%E0%B8%9E%E0%B8%B4%E0%B8%A3%E0%B9%8C%E0%B8%A5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th.wikipedia.org/wiki/%E0%B8%A0%E0%B8%B2%E0%B8%A9%E0%B8%B2%E0%B8%88%E0%B8%B2%E0%B8%A7%E0%B8%B2" TargetMode="External"/><Relationship Id="rId28" Type="http://schemas.openxmlformats.org/officeDocument/2006/relationships/hyperlink" Target="https://www.designil.com/sketch-3-ui-design.html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5.jpeg"/><Relationship Id="rId57" Type="http://schemas.openxmlformats.org/officeDocument/2006/relationships/image" Target="media/image33.png"/><Relationship Id="rId61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hyperlink" Target="http://th.wikipedia.org/wiki/%E0%B9%82%E0%B8%AD%E0%B9%80%E0%B8%9E%E0%B8%99%E0%B8%8B%E0%B8%AD%E0%B8%A3%E0%B9%8C%E0%B8%AA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1.jpe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://th.wikipedia.org/wiki/%E0%B8%A0%E0%B8%B2%E0%B8%A9%E0%B8%B2%E0%B8%8B%E0%B8%B5" TargetMode="External"/><Relationship Id="rId27" Type="http://schemas.openxmlformats.org/officeDocument/2006/relationships/hyperlink" Target="https://www.mindphp.com/%E0%B8%84%E0%B8%B9%E0%B9%88%E0%B8%A1%E0%B8%B7%E0%B8%AD/73-%E0%B8%84%E0%B8%B7%E0%B8%AD%E0%B8%AD%E0%B8%B0%E0%B9%84%E0%B8%A3/2185-java-%E0%B8%84%E0%B8%B7%E0%B8%AD%E0%B8%AD%E0%B8%B0%E0%B9%84%E0%B8%A3.html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jpeg"/><Relationship Id="rId64" Type="http://schemas.openxmlformats.org/officeDocument/2006/relationships/header" Target="header4.xml"/><Relationship Id="rId8" Type="http://schemas.openxmlformats.org/officeDocument/2006/relationships/image" Target="media/image1.gif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th.wikipedia.org/wiki/%E0%B8%A0%E0%B8%B2%E0%B8%A9%E0%B8%B2%E0%B8%84%E0%B8%AD%E0%B8%A1%E0%B8%9E%E0%B8%B4%E0%B8%A7%E0%B9%80%E0%B8%95%E0%B8%AD%E0%B8%A3%E0%B9%8C" TargetMode="External"/><Relationship Id="rId25" Type="http://schemas.openxmlformats.org/officeDocument/2006/relationships/hyperlink" Target="http://th.wikipedia.org/wiki/%E0%B9%80%E0%B8%A7%E0%B9%87%E0%B8%9A%E0%B9%80%E0%B8%9E%E0%B8%88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image" Target="media/image3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449B0-EF38-42CE-AF44-8CF735119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81</Pages>
  <Words>15127</Words>
  <Characters>86226</Characters>
  <Application>Microsoft Office Word</Application>
  <DocSecurity>0</DocSecurity>
  <Lines>718</Lines>
  <Paragraphs>202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Pahommie</dc:creator>
  <cp:lastModifiedBy>SDHRIS SYSTEM DEVELOPMENT CENTER</cp:lastModifiedBy>
  <cp:revision>64</cp:revision>
  <cp:lastPrinted>2020-10-29T06:34:00Z</cp:lastPrinted>
  <dcterms:created xsi:type="dcterms:W3CDTF">2020-10-28T15:38:00Z</dcterms:created>
  <dcterms:modified xsi:type="dcterms:W3CDTF">2020-10-29T09:32:00Z</dcterms:modified>
</cp:coreProperties>
</file>